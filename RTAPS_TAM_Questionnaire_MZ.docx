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30CA" w14:textId="40D967CD" w:rsidR="00741C87" w:rsidRDefault="00000000">
      <w:pPr>
        <w:jc w:val="center"/>
      </w:pPr>
      <w:del w:id="0" w:author="Zahabi, Maryam" w:date="2026-06-04T15:54:00Z" w16du:dateUtc="2026-06-04T20:54:00Z">
        <w:r w:rsidDel="007E465E">
          <w:rPr>
            <w:b/>
            <w:color w:val="16243B"/>
            <w:sz w:val="32"/>
          </w:rPr>
          <w:delText xml:space="preserve">RTAPS Adaptive Guidance — </w:delText>
        </w:r>
      </w:del>
      <w:r>
        <w:rPr>
          <w:b/>
          <w:color w:val="16243B"/>
          <w:sz w:val="32"/>
        </w:rPr>
        <w:t>Post-</w:t>
      </w:r>
      <w:del w:id="1" w:author="Zahabi, Maryam" w:date="2026-06-04T15:54:00Z" w16du:dateUtc="2026-06-04T20:54:00Z">
        <w:r w:rsidDel="007E465E">
          <w:rPr>
            <w:b/>
            <w:color w:val="16243B"/>
            <w:sz w:val="32"/>
          </w:rPr>
          <w:delText xml:space="preserve">Session </w:delText>
        </w:r>
      </w:del>
      <w:ins w:id="2" w:author="Zahabi, Maryam" w:date="2026-06-04T15:54:00Z" w16du:dateUtc="2026-06-04T20:54:00Z">
        <w:r w:rsidR="007E465E">
          <w:rPr>
            <w:b/>
            <w:color w:val="16243B"/>
            <w:sz w:val="32"/>
          </w:rPr>
          <w:t>Study</w:t>
        </w:r>
        <w:r w:rsidR="007E465E">
          <w:rPr>
            <w:b/>
            <w:color w:val="16243B"/>
            <w:sz w:val="32"/>
          </w:rPr>
          <w:t xml:space="preserve"> </w:t>
        </w:r>
      </w:ins>
      <w:r>
        <w:rPr>
          <w:b/>
          <w:color w:val="16243B"/>
          <w:sz w:val="32"/>
        </w:rPr>
        <w:t>Questionnaire</w:t>
      </w:r>
    </w:p>
    <w:p w14:paraId="1BC06C62" w14:textId="744C5084" w:rsidR="00741C87" w:rsidDel="007E465E" w:rsidRDefault="00000000">
      <w:pPr>
        <w:jc w:val="center"/>
        <w:rPr>
          <w:del w:id="3" w:author="Zahabi, Maryam" w:date="2026-06-04T15:54:00Z" w16du:dateUtc="2026-06-04T20:54:00Z"/>
        </w:rPr>
      </w:pPr>
      <w:del w:id="4" w:author="Zahabi, Maryam" w:date="2026-06-04T15:54:00Z" w16du:dateUtc="2026-06-04T20:54:00Z">
        <w:r w:rsidDel="007E465E">
          <w:rPr>
            <w:color w:val="555555"/>
          </w:rPr>
          <w:delText>Technology Acceptance Model (TAM): Perceived Usefulness, Perceived Ease of Use, and Intention to Use</w:delText>
        </w:r>
      </w:del>
    </w:p>
    <w:p w14:paraId="400AAB84" w14:textId="77777777" w:rsidR="00741C87" w:rsidRDefault="00000000">
      <w:pPr>
        <w:spacing w:before="160"/>
      </w:pPr>
      <w:r>
        <w:rPr>
          <w:sz w:val="20"/>
        </w:rPr>
        <w:t>Participant ID: ____________     Procedure: ____________     Train: ______     Date: ____________</w:t>
      </w:r>
    </w:p>
    <w:p w14:paraId="7462C9F8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What this questionnaire is about</w:t>
      </w:r>
    </w:p>
    <w:p w14:paraId="0CEB1D8B" w14:textId="0A37DA7A" w:rsidR="00741C87" w:rsidRDefault="00000000">
      <w:pPr>
        <w:spacing w:after="120"/>
      </w:pPr>
      <w:r>
        <w:t xml:space="preserve">Please answer about the adaptive </w:t>
      </w:r>
      <w:del w:id="5" w:author="Zahabi, Maryam" w:date="2026-06-04T15:50:00Z" w16du:dateUtc="2026-06-04T20:50:00Z">
        <w:r w:rsidDel="00FD1180">
          <w:delText xml:space="preserve">guidance </w:delText>
        </w:r>
      </w:del>
      <w:ins w:id="6" w:author="Zahabi, Maryam" w:date="2026-06-04T15:50:00Z" w16du:dateUtc="2026-06-04T20:50:00Z">
        <w:r w:rsidR="00FD1180">
          <w:t>procedure</w:t>
        </w:r>
        <w:r w:rsidR="00FD1180">
          <w:t xml:space="preserve"> </w:t>
        </w:r>
      </w:ins>
      <w:r>
        <w:t xml:space="preserve">system you just used — the system that monitors your workload and automatically shows extra step-by-step guidance on the screen when it detects that a step is demanding. Throughout this form, “the system” refers to that adaptive </w:t>
      </w:r>
      <w:del w:id="7" w:author="Zahabi, Maryam" w:date="2026-06-04T15:50:00Z" w16du:dateUtc="2026-06-04T20:50:00Z">
        <w:r w:rsidDel="00FD1180">
          <w:delText>guidance</w:delText>
        </w:r>
      </w:del>
      <w:ins w:id="8" w:author="Zahabi, Maryam" w:date="2026-06-04T15:50:00Z" w16du:dateUtc="2026-06-04T20:50:00Z">
        <w:r w:rsidR="00FD1180">
          <w:t>procedure</w:t>
        </w:r>
      </w:ins>
      <w:r>
        <w:t>.</w:t>
      </w:r>
    </w:p>
    <w:p w14:paraId="32D90715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A note on this questionnaire</w:t>
      </w:r>
    </w:p>
    <w:p w14:paraId="4AF18333" w14:textId="77777777" w:rsidR="00741C87" w:rsidRDefault="00000000">
      <w:pPr>
        <w:spacing w:after="120"/>
      </w:pPr>
      <w:r>
        <w:t>These questions are based on the Technology Acceptance Model (TAM; Davis, 1989), a widely used and validated way to measure how people accept a new technology. It captures three things:</w:t>
      </w:r>
    </w:p>
    <w:p w14:paraId="2E431BD0" w14:textId="59988EA4" w:rsidR="00741C87" w:rsidRDefault="00000000">
      <w:pPr>
        <w:pStyle w:val="ListBullet"/>
      </w:pPr>
      <w:r>
        <w:t xml:space="preserve">Perceived Usefulness (PU) — whether the system helped you perform the procedure better. </w:t>
      </w:r>
      <w:del w:id="9" w:author="Zahabi, Maryam" w:date="2026-06-04T15:50:00Z" w16du:dateUtc="2026-06-04T20:50:00Z">
        <w:r w:rsidDel="00FD1180">
          <w:delText>This is our main interest.</w:delText>
        </w:r>
      </w:del>
    </w:p>
    <w:p w14:paraId="5F8EBDB2" w14:textId="77777777" w:rsidR="00741C87" w:rsidRDefault="00000000">
      <w:pPr>
        <w:pStyle w:val="ListBullet"/>
      </w:pPr>
      <w:r>
        <w:t>Perceived Ease of Use (PEOU) — whether the system was easy and effortless to use.</w:t>
      </w:r>
    </w:p>
    <w:p w14:paraId="02104C48" w14:textId="77777777" w:rsidR="00741C87" w:rsidRDefault="00000000">
      <w:pPr>
        <w:pStyle w:val="ListBullet"/>
      </w:pPr>
      <w:r>
        <w:t>Intention to Use — whether you would choose to use the system in future work.</w:t>
      </w:r>
    </w:p>
    <w:p w14:paraId="464B07E0" w14:textId="77777777" w:rsidR="00741C87" w:rsidRDefault="00000000">
      <w:pPr>
        <w:spacing w:after="120"/>
      </w:pPr>
      <w:r>
        <w:rPr>
          <w:i/>
        </w:rPr>
        <w:t>There are no right or wrong answers. We want your honest impression of the system as you experienced it.</w:t>
      </w:r>
    </w:p>
    <w:p w14:paraId="4779EC2D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How to answer — the rating scale</w:t>
      </w:r>
    </w:p>
    <w:p w14:paraId="2B6655FD" w14:textId="77777777" w:rsidR="00741C87" w:rsidRDefault="00000000">
      <w:pPr>
        <w:spacing w:after="120"/>
      </w:pPr>
      <w:r>
        <w:t>Each statement is rated on a 7-point agreement scale. For every statement, mark the one number that best matches how much you agree or disagree: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741C87" w14:paraId="4A60958A" w14:textId="77777777">
        <w:trPr>
          <w:jc w:val="center"/>
        </w:trPr>
        <w:tc>
          <w:tcPr>
            <w:tcW w:w="1440" w:type="dxa"/>
            <w:shd w:val="clear" w:color="auto" w:fill="24344D"/>
          </w:tcPr>
          <w:p w14:paraId="0FFD8402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1440" w:type="dxa"/>
            <w:shd w:val="clear" w:color="auto" w:fill="24344D"/>
          </w:tcPr>
          <w:p w14:paraId="0BBE03F1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1440" w:type="dxa"/>
            <w:shd w:val="clear" w:color="auto" w:fill="24344D"/>
          </w:tcPr>
          <w:p w14:paraId="13A9E568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1440" w:type="dxa"/>
            <w:shd w:val="clear" w:color="auto" w:fill="24344D"/>
          </w:tcPr>
          <w:p w14:paraId="77D28ABD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1440" w:type="dxa"/>
            <w:shd w:val="clear" w:color="auto" w:fill="24344D"/>
          </w:tcPr>
          <w:p w14:paraId="63216B32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1440" w:type="dxa"/>
            <w:shd w:val="clear" w:color="auto" w:fill="24344D"/>
          </w:tcPr>
          <w:p w14:paraId="141A44CB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1440" w:type="dxa"/>
            <w:shd w:val="clear" w:color="auto" w:fill="24344D"/>
          </w:tcPr>
          <w:p w14:paraId="4ECDDB3D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</w:tr>
      <w:tr w:rsidR="00741C87" w14:paraId="5280095B" w14:textId="77777777">
        <w:trPr>
          <w:jc w:val="center"/>
        </w:trPr>
        <w:tc>
          <w:tcPr>
            <w:tcW w:w="1440" w:type="dxa"/>
          </w:tcPr>
          <w:p w14:paraId="7655BBED" w14:textId="77777777" w:rsidR="00741C87" w:rsidRDefault="00000000">
            <w:pPr>
              <w:jc w:val="center"/>
            </w:pPr>
            <w:r>
              <w:rPr>
                <w:sz w:val="17"/>
              </w:rPr>
              <w:t>Strongly</w:t>
            </w:r>
            <w:r>
              <w:rPr>
                <w:sz w:val="17"/>
              </w:rPr>
              <w:br/>
              <w:t>disagree</w:t>
            </w:r>
          </w:p>
        </w:tc>
        <w:tc>
          <w:tcPr>
            <w:tcW w:w="1440" w:type="dxa"/>
          </w:tcPr>
          <w:p w14:paraId="52176969" w14:textId="77777777" w:rsidR="00741C87" w:rsidRDefault="00000000">
            <w:pPr>
              <w:jc w:val="center"/>
            </w:pPr>
            <w:r>
              <w:rPr>
                <w:sz w:val="17"/>
              </w:rPr>
              <w:t>Disagree</w:t>
            </w:r>
          </w:p>
        </w:tc>
        <w:tc>
          <w:tcPr>
            <w:tcW w:w="1440" w:type="dxa"/>
          </w:tcPr>
          <w:p w14:paraId="6733B3CA" w14:textId="77777777" w:rsidR="00741C87" w:rsidRDefault="00000000">
            <w:pPr>
              <w:jc w:val="center"/>
            </w:pPr>
            <w:r>
              <w:rPr>
                <w:sz w:val="17"/>
              </w:rPr>
              <w:t>Somewhat</w:t>
            </w:r>
            <w:r>
              <w:rPr>
                <w:sz w:val="17"/>
              </w:rPr>
              <w:br/>
              <w:t>disagree</w:t>
            </w:r>
          </w:p>
        </w:tc>
        <w:tc>
          <w:tcPr>
            <w:tcW w:w="1440" w:type="dxa"/>
          </w:tcPr>
          <w:p w14:paraId="458533A2" w14:textId="77777777" w:rsidR="00741C87" w:rsidRDefault="00000000">
            <w:pPr>
              <w:jc w:val="center"/>
            </w:pPr>
            <w:r>
              <w:rPr>
                <w:sz w:val="17"/>
              </w:rPr>
              <w:t>Neither agree</w:t>
            </w:r>
            <w:r>
              <w:rPr>
                <w:sz w:val="17"/>
              </w:rPr>
              <w:br/>
              <w:t>nor disagree</w:t>
            </w:r>
          </w:p>
        </w:tc>
        <w:tc>
          <w:tcPr>
            <w:tcW w:w="1440" w:type="dxa"/>
          </w:tcPr>
          <w:p w14:paraId="221AB33B" w14:textId="77777777" w:rsidR="00741C87" w:rsidRDefault="00000000">
            <w:pPr>
              <w:jc w:val="center"/>
            </w:pPr>
            <w:r>
              <w:rPr>
                <w:sz w:val="17"/>
              </w:rPr>
              <w:t>Somewhat</w:t>
            </w:r>
            <w:r>
              <w:rPr>
                <w:sz w:val="17"/>
              </w:rPr>
              <w:br/>
              <w:t>agree</w:t>
            </w:r>
          </w:p>
        </w:tc>
        <w:tc>
          <w:tcPr>
            <w:tcW w:w="1440" w:type="dxa"/>
          </w:tcPr>
          <w:p w14:paraId="755AAF0E" w14:textId="77777777" w:rsidR="00741C87" w:rsidRDefault="00000000">
            <w:pPr>
              <w:jc w:val="center"/>
            </w:pPr>
            <w:r>
              <w:rPr>
                <w:sz w:val="17"/>
              </w:rPr>
              <w:t>Agree</w:t>
            </w:r>
          </w:p>
        </w:tc>
        <w:tc>
          <w:tcPr>
            <w:tcW w:w="1440" w:type="dxa"/>
          </w:tcPr>
          <w:p w14:paraId="32FA9702" w14:textId="77777777" w:rsidR="00741C87" w:rsidRDefault="00000000">
            <w:pPr>
              <w:jc w:val="center"/>
            </w:pPr>
            <w:r>
              <w:rPr>
                <w:sz w:val="17"/>
              </w:rPr>
              <w:t>Strongly</w:t>
            </w:r>
            <w:r>
              <w:rPr>
                <w:sz w:val="17"/>
              </w:rPr>
              <w:br/>
              <w:t>agree</w:t>
            </w:r>
          </w:p>
        </w:tc>
      </w:tr>
    </w:tbl>
    <w:p w14:paraId="14F3DBE7" w14:textId="77777777" w:rsidR="00741C87" w:rsidRDefault="00000000">
      <w:pPr>
        <w:spacing w:after="160"/>
      </w:pPr>
      <w:r>
        <w:rPr>
          <w:color w:val="555555"/>
          <w:sz w:val="19"/>
        </w:rPr>
        <w:t>So 1 means you strongly disagree with the statement, 4 means you are neutral, and 7 means you strongly agree. Higher numbers are more positive. Please answer every statement.</w:t>
      </w:r>
    </w:p>
    <w:p w14:paraId="6A47D959" w14:textId="256D345C" w:rsidR="00741C87" w:rsidRDefault="00000000">
      <w:pPr>
        <w:spacing w:before="200" w:after="60"/>
      </w:pPr>
      <w:r>
        <w:rPr>
          <w:b/>
          <w:color w:val="16243B"/>
          <w:sz w:val="24"/>
        </w:rPr>
        <w:t>Section A — Perceived Usefulness</w:t>
      </w:r>
      <w:del w:id="10" w:author="Zahabi, Maryam" w:date="2026-06-04T15:55:00Z" w16du:dateUtc="2026-06-04T20:55:00Z">
        <w:r w:rsidDel="007E465E">
          <w:rPr>
            <w:b/>
            <w:color w:val="16243B"/>
            <w:sz w:val="24"/>
          </w:rPr>
          <w:delText xml:space="preserve"> (main section)</w:delText>
        </w:r>
      </w:del>
    </w:p>
    <w:p w14:paraId="616A2085" w14:textId="77777777" w:rsidR="00741C87" w:rsidRDefault="00000000">
      <w:pPr>
        <w:spacing w:after="80"/>
      </w:pPr>
      <w:r>
        <w:rPr>
          <w:color w:val="555555"/>
          <w:sz w:val="18"/>
        </w:rPr>
        <w:t>Scale: 1 = Strongly disagree  …  7 = Strongly 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9"/>
        <w:gridCol w:w="599"/>
        <w:gridCol w:w="599"/>
        <w:gridCol w:w="599"/>
        <w:gridCol w:w="599"/>
        <w:gridCol w:w="599"/>
        <w:gridCol w:w="599"/>
        <w:gridCol w:w="599"/>
      </w:tblGrid>
      <w:tr w:rsidR="00741C87" w14:paraId="383B84B0" w14:textId="77777777">
        <w:trPr>
          <w:jc w:val="center"/>
        </w:trPr>
        <w:tc>
          <w:tcPr>
            <w:tcW w:w="6048" w:type="dxa"/>
            <w:shd w:val="clear" w:color="auto" w:fill="24344D"/>
          </w:tcPr>
          <w:p w14:paraId="3F6E6B74" w14:textId="77777777" w:rsidR="00741C87" w:rsidRDefault="00000000"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w="605" w:type="dxa"/>
            <w:shd w:val="clear" w:color="auto" w:fill="24344D"/>
          </w:tcPr>
          <w:p w14:paraId="0A1D1284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605" w:type="dxa"/>
            <w:shd w:val="clear" w:color="auto" w:fill="24344D"/>
          </w:tcPr>
          <w:p w14:paraId="185C0F79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605" w:type="dxa"/>
            <w:shd w:val="clear" w:color="auto" w:fill="24344D"/>
          </w:tcPr>
          <w:p w14:paraId="1ECA4D4E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605" w:type="dxa"/>
            <w:shd w:val="clear" w:color="auto" w:fill="24344D"/>
          </w:tcPr>
          <w:p w14:paraId="52047397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605" w:type="dxa"/>
            <w:shd w:val="clear" w:color="auto" w:fill="24344D"/>
          </w:tcPr>
          <w:p w14:paraId="0FD341EC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w="605" w:type="dxa"/>
            <w:shd w:val="clear" w:color="auto" w:fill="24344D"/>
          </w:tcPr>
          <w:p w14:paraId="3694BAF3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w="605" w:type="dxa"/>
            <w:shd w:val="clear" w:color="auto" w:fill="24344D"/>
          </w:tcPr>
          <w:p w14:paraId="02D4C94F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7</w:t>
            </w:r>
          </w:p>
        </w:tc>
      </w:tr>
      <w:tr w:rsidR="00741C87" w14:paraId="7580625A" w14:textId="77777777">
        <w:trPr>
          <w:jc w:val="center"/>
        </w:trPr>
        <w:tc>
          <w:tcPr>
            <w:tcW w:w="6048" w:type="dxa"/>
          </w:tcPr>
          <w:p w14:paraId="5E5E1520" w14:textId="709B3E0D" w:rsidR="00741C87" w:rsidRDefault="00000000">
            <w:r>
              <w:rPr>
                <w:sz w:val="20"/>
              </w:rPr>
              <w:t xml:space="preserve">A1. The </w:t>
            </w:r>
            <w:del w:id="11" w:author="Zahabi, Maryam" w:date="2026-06-04T15:51:00Z" w16du:dateUtc="2026-06-04T20:51:00Z">
              <w:r w:rsidDel="00FD1180">
                <w:rPr>
                  <w:sz w:val="20"/>
                </w:rPr>
                <w:delText>adaptive guidance</w:delText>
              </w:r>
            </w:del>
            <w:ins w:id="12" w:author="Zahabi, Maryam" w:date="2026-06-04T15:51:00Z" w16du:dateUtc="2026-06-04T20:51:00Z">
              <w:r w:rsidR="00FD1180">
                <w:rPr>
                  <w:sz w:val="20"/>
                </w:rPr>
                <w:t>system</w:t>
              </w:r>
            </w:ins>
            <w:r>
              <w:rPr>
                <w:sz w:val="20"/>
              </w:rPr>
              <w:t xml:space="preserve"> helped me complete the procedure steps more quickly.</w:t>
            </w:r>
          </w:p>
        </w:tc>
        <w:tc>
          <w:tcPr>
            <w:tcW w:w="605" w:type="dxa"/>
          </w:tcPr>
          <w:p w14:paraId="5A5D5E8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AFFCB6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22A823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3D2250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FE2C44C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9917A2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D078B87" w14:textId="77777777" w:rsidR="00741C87" w:rsidRDefault="00741C87">
            <w:pPr>
              <w:jc w:val="center"/>
            </w:pPr>
          </w:p>
        </w:tc>
      </w:tr>
      <w:tr w:rsidR="00741C87" w14:paraId="307370B5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594A0C42" w14:textId="2A4BC276" w:rsidR="00741C87" w:rsidRDefault="00000000">
            <w:r>
              <w:rPr>
                <w:sz w:val="20"/>
              </w:rPr>
              <w:t xml:space="preserve">A2. Using the </w:t>
            </w:r>
            <w:del w:id="13" w:author="Zahabi, Maryam" w:date="2026-06-04T15:51:00Z" w16du:dateUtc="2026-06-04T20:51:00Z">
              <w:r w:rsidDel="00FD1180">
                <w:rPr>
                  <w:sz w:val="20"/>
                </w:rPr>
                <w:delText>adaptive guidance</w:delText>
              </w:r>
            </w:del>
            <w:ins w:id="14" w:author="Zahabi, Maryam" w:date="2026-06-04T15:51:00Z" w16du:dateUtc="2026-06-04T20:51:00Z">
              <w:r w:rsidR="00FD1180">
                <w:rPr>
                  <w:sz w:val="20"/>
                </w:rPr>
                <w:t>system</w:t>
              </w:r>
            </w:ins>
            <w:r>
              <w:rPr>
                <w:sz w:val="20"/>
              </w:rPr>
              <w:t xml:space="preserve"> improved my performance on the procedure.</w:t>
            </w:r>
          </w:p>
        </w:tc>
        <w:tc>
          <w:tcPr>
            <w:tcW w:w="605" w:type="dxa"/>
            <w:shd w:val="clear" w:color="auto" w:fill="F2F6FA"/>
          </w:tcPr>
          <w:p w14:paraId="08C519A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C7678DC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38074B31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ADC6448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43FFCA97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470BD1AE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2B77DD59" w14:textId="77777777" w:rsidR="00741C87" w:rsidRDefault="00741C87">
            <w:pPr>
              <w:jc w:val="center"/>
            </w:pPr>
          </w:p>
        </w:tc>
      </w:tr>
      <w:tr w:rsidR="00741C87" w14:paraId="01930C2E" w14:textId="77777777">
        <w:trPr>
          <w:jc w:val="center"/>
        </w:trPr>
        <w:tc>
          <w:tcPr>
            <w:tcW w:w="6048" w:type="dxa"/>
          </w:tcPr>
          <w:p w14:paraId="57B78D45" w14:textId="3BBBC8E3" w:rsidR="00741C87" w:rsidRDefault="00000000">
            <w:r>
              <w:rPr>
                <w:sz w:val="20"/>
              </w:rPr>
              <w:t xml:space="preserve">A3. The </w:t>
            </w:r>
            <w:del w:id="15" w:author="Zahabi, Maryam" w:date="2026-06-04T15:52:00Z" w16du:dateUtc="2026-06-04T20:52:00Z">
              <w:r w:rsidDel="00FD1180">
                <w:rPr>
                  <w:sz w:val="20"/>
                </w:rPr>
                <w:delText>adaptive guidance</w:delText>
              </w:r>
            </w:del>
            <w:ins w:id="16" w:author="Zahabi, Maryam" w:date="2026-06-04T15:52:00Z" w16du:dateUtc="2026-06-04T20:52:00Z">
              <w:r w:rsidR="00FD1180">
                <w:rPr>
                  <w:sz w:val="20"/>
                </w:rPr>
                <w:t>system</w:t>
              </w:r>
            </w:ins>
            <w:r>
              <w:rPr>
                <w:sz w:val="20"/>
              </w:rPr>
              <w:t xml:space="preserve"> helped me carry out the steps more accurately (fewer mistakes).</w:t>
            </w:r>
          </w:p>
        </w:tc>
        <w:tc>
          <w:tcPr>
            <w:tcW w:w="605" w:type="dxa"/>
          </w:tcPr>
          <w:p w14:paraId="37B36EC7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79AD928B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12DBDEE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1803EA77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9468BD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26F317C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ECA4A5A" w14:textId="77777777" w:rsidR="00741C87" w:rsidRDefault="00741C87">
            <w:pPr>
              <w:jc w:val="center"/>
            </w:pPr>
          </w:p>
        </w:tc>
      </w:tr>
      <w:tr w:rsidR="00741C87" w14:paraId="25004726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0146FE02" w14:textId="58506FD5" w:rsidR="00741C87" w:rsidRDefault="00000000">
            <w:r>
              <w:rPr>
                <w:sz w:val="20"/>
              </w:rPr>
              <w:t xml:space="preserve">A4. The </w:t>
            </w:r>
            <w:del w:id="17" w:author="Zahabi, Maryam" w:date="2026-06-04T15:52:00Z" w16du:dateUtc="2026-06-04T20:52:00Z">
              <w:r w:rsidDel="00FD1180">
                <w:rPr>
                  <w:sz w:val="20"/>
                </w:rPr>
                <w:delText>adaptive guidance</w:delText>
              </w:r>
            </w:del>
            <w:ins w:id="18" w:author="Zahabi, Maryam" w:date="2026-06-04T15:52:00Z" w16du:dateUtc="2026-06-04T20:52:00Z">
              <w:r w:rsidR="00FD1180">
                <w:rPr>
                  <w:sz w:val="20"/>
                </w:rPr>
                <w:t>system</w:t>
              </w:r>
            </w:ins>
            <w:r>
              <w:rPr>
                <w:sz w:val="20"/>
              </w:rPr>
              <w:t xml:space="preserve"> increased my effectiveness in completing the procedure.</w:t>
            </w:r>
          </w:p>
        </w:tc>
        <w:tc>
          <w:tcPr>
            <w:tcW w:w="605" w:type="dxa"/>
            <w:shd w:val="clear" w:color="auto" w:fill="F2F6FA"/>
          </w:tcPr>
          <w:p w14:paraId="1B8B362C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46A9F1BD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0ABB04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595351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8232CF1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8800093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41A2FE3D" w14:textId="77777777" w:rsidR="00741C87" w:rsidRDefault="00741C87">
            <w:pPr>
              <w:jc w:val="center"/>
            </w:pPr>
          </w:p>
        </w:tc>
      </w:tr>
      <w:tr w:rsidR="00741C87" w14:paraId="35AF14A5" w14:textId="77777777">
        <w:trPr>
          <w:jc w:val="center"/>
        </w:trPr>
        <w:tc>
          <w:tcPr>
            <w:tcW w:w="6048" w:type="dxa"/>
          </w:tcPr>
          <w:p w14:paraId="16B6403E" w14:textId="62AA8BD7" w:rsidR="00741C87" w:rsidRDefault="00000000">
            <w:r>
              <w:rPr>
                <w:sz w:val="20"/>
              </w:rPr>
              <w:t xml:space="preserve">A5. The </w:t>
            </w:r>
            <w:del w:id="19" w:author="Zahabi, Maryam" w:date="2026-06-04T15:52:00Z" w16du:dateUtc="2026-06-04T20:52:00Z">
              <w:r w:rsidDel="00FD1180">
                <w:rPr>
                  <w:sz w:val="20"/>
                </w:rPr>
                <w:delText>adaptive guidance</w:delText>
              </w:r>
            </w:del>
            <w:ins w:id="20" w:author="Zahabi, Maryam" w:date="2026-06-04T15:52:00Z" w16du:dateUtc="2026-06-04T20:52:00Z">
              <w:r w:rsidR="00FD1180">
                <w:rPr>
                  <w:sz w:val="20"/>
                </w:rPr>
                <w:t>system</w:t>
              </w:r>
            </w:ins>
            <w:r>
              <w:rPr>
                <w:sz w:val="20"/>
              </w:rPr>
              <w:t xml:space="preserve"> made it easier to carry out the procedure.</w:t>
            </w:r>
          </w:p>
        </w:tc>
        <w:tc>
          <w:tcPr>
            <w:tcW w:w="605" w:type="dxa"/>
          </w:tcPr>
          <w:p w14:paraId="68CB5048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AD3B81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74B283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951E31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58132B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884202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FD33BF0" w14:textId="77777777" w:rsidR="00741C87" w:rsidRDefault="00741C87">
            <w:pPr>
              <w:jc w:val="center"/>
            </w:pPr>
          </w:p>
        </w:tc>
      </w:tr>
      <w:tr w:rsidR="00741C87" w14:paraId="2D2248D5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18B7C919" w14:textId="53942362" w:rsidR="00741C87" w:rsidRDefault="00000000">
            <w:r>
              <w:rPr>
                <w:sz w:val="20"/>
              </w:rPr>
              <w:t xml:space="preserve">A6. Overall, I found the </w:t>
            </w:r>
            <w:ins w:id="21" w:author="Zahabi, Maryam" w:date="2026-06-04T15:52:00Z" w16du:dateUtc="2026-06-04T20:52:00Z">
              <w:r w:rsidR="00FD1180">
                <w:rPr>
                  <w:sz w:val="20"/>
                </w:rPr>
                <w:t xml:space="preserve">system </w:t>
              </w:r>
            </w:ins>
            <w:del w:id="22" w:author="Zahabi, Maryam" w:date="2026-06-04T15:52:00Z" w16du:dateUtc="2026-06-04T20:52:00Z">
              <w:r w:rsidDel="00FD1180">
                <w:rPr>
                  <w:sz w:val="20"/>
                </w:rPr>
                <w:delText xml:space="preserve">adaptive guidance </w:delText>
              </w:r>
            </w:del>
            <w:r>
              <w:rPr>
                <w:sz w:val="20"/>
              </w:rPr>
              <w:t>useful during the procedure.</w:t>
            </w:r>
          </w:p>
        </w:tc>
        <w:tc>
          <w:tcPr>
            <w:tcW w:w="605" w:type="dxa"/>
            <w:shd w:val="clear" w:color="auto" w:fill="F2F6FA"/>
          </w:tcPr>
          <w:p w14:paraId="5DAA7EAD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0CA8E55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25C34AC4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0180CA8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45AA5F8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341E7C81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09B33E3" w14:textId="77777777" w:rsidR="00741C87" w:rsidRDefault="00741C87">
            <w:pPr>
              <w:jc w:val="center"/>
            </w:pPr>
          </w:p>
        </w:tc>
      </w:tr>
    </w:tbl>
    <w:p w14:paraId="1750E428" w14:textId="77777777" w:rsidR="00741C87" w:rsidRDefault="00741C87">
      <w:pPr>
        <w:spacing w:after="40"/>
      </w:pPr>
    </w:p>
    <w:p w14:paraId="154D7EAB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Section B — Perceived Ease of Use</w:t>
      </w:r>
    </w:p>
    <w:p w14:paraId="59011912" w14:textId="77777777" w:rsidR="00741C87" w:rsidRDefault="00000000">
      <w:pPr>
        <w:spacing w:after="80"/>
      </w:pPr>
      <w:r>
        <w:rPr>
          <w:color w:val="555555"/>
          <w:sz w:val="18"/>
        </w:rPr>
        <w:t>Scale: 1 = Strongly disagree  …  7 = Strongly 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9"/>
        <w:gridCol w:w="599"/>
        <w:gridCol w:w="599"/>
        <w:gridCol w:w="599"/>
        <w:gridCol w:w="599"/>
        <w:gridCol w:w="599"/>
        <w:gridCol w:w="599"/>
        <w:gridCol w:w="599"/>
      </w:tblGrid>
      <w:tr w:rsidR="00741C87" w14:paraId="2D2B150E" w14:textId="77777777">
        <w:trPr>
          <w:jc w:val="center"/>
        </w:trPr>
        <w:tc>
          <w:tcPr>
            <w:tcW w:w="6048" w:type="dxa"/>
            <w:shd w:val="clear" w:color="auto" w:fill="24344D"/>
          </w:tcPr>
          <w:p w14:paraId="1A2BB529" w14:textId="77777777" w:rsidR="00741C87" w:rsidRDefault="00000000"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w="605" w:type="dxa"/>
            <w:shd w:val="clear" w:color="auto" w:fill="24344D"/>
          </w:tcPr>
          <w:p w14:paraId="19D1B5C5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605" w:type="dxa"/>
            <w:shd w:val="clear" w:color="auto" w:fill="24344D"/>
          </w:tcPr>
          <w:p w14:paraId="1D37122C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605" w:type="dxa"/>
            <w:shd w:val="clear" w:color="auto" w:fill="24344D"/>
          </w:tcPr>
          <w:p w14:paraId="64C0E006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605" w:type="dxa"/>
            <w:shd w:val="clear" w:color="auto" w:fill="24344D"/>
          </w:tcPr>
          <w:p w14:paraId="565F2F4E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605" w:type="dxa"/>
            <w:shd w:val="clear" w:color="auto" w:fill="24344D"/>
          </w:tcPr>
          <w:p w14:paraId="1CA6971C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w="605" w:type="dxa"/>
            <w:shd w:val="clear" w:color="auto" w:fill="24344D"/>
          </w:tcPr>
          <w:p w14:paraId="3DFFC37F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w="605" w:type="dxa"/>
            <w:shd w:val="clear" w:color="auto" w:fill="24344D"/>
          </w:tcPr>
          <w:p w14:paraId="17FBAD11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7</w:t>
            </w:r>
          </w:p>
        </w:tc>
      </w:tr>
      <w:tr w:rsidR="00741C87" w14:paraId="55032F66" w14:textId="77777777">
        <w:trPr>
          <w:jc w:val="center"/>
        </w:trPr>
        <w:tc>
          <w:tcPr>
            <w:tcW w:w="6048" w:type="dxa"/>
          </w:tcPr>
          <w:p w14:paraId="68D3968C" w14:textId="77777777" w:rsidR="00741C87" w:rsidRDefault="00000000">
            <w:r>
              <w:rPr>
                <w:sz w:val="20"/>
              </w:rPr>
              <w:t>B1. Learning to use the system was easy for me.</w:t>
            </w:r>
          </w:p>
        </w:tc>
        <w:tc>
          <w:tcPr>
            <w:tcW w:w="605" w:type="dxa"/>
          </w:tcPr>
          <w:p w14:paraId="1843583F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A9D2520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29A63E5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9B1E01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7EF192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AA44FCB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C961727" w14:textId="77777777" w:rsidR="00741C87" w:rsidRDefault="00741C87">
            <w:pPr>
              <w:jc w:val="center"/>
            </w:pPr>
          </w:p>
        </w:tc>
      </w:tr>
      <w:tr w:rsidR="00741C87" w14:paraId="4573C7B6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763E3C2F" w14:textId="77777777" w:rsidR="00741C87" w:rsidRDefault="00000000">
            <w:r>
              <w:rPr>
                <w:sz w:val="20"/>
              </w:rPr>
              <w:t>B2. My interaction with the system was clear and understandable.</w:t>
            </w:r>
          </w:p>
        </w:tc>
        <w:tc>
          <w:tcPr>
            <w:tcW w:w="605" w:type="dxa"/>
            <w:shd w:val="clear" w:color="auto" w:fill="F2F6FA"/>
          </w:tcPr>
          <w:p w14:paraId="4C97D90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86CADA3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C4E41D8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6140F094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35A5A6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C49CAFA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5FC91D8" w14:textId="77777777" w:rsidR="00741C87" w:rsidRDefault="00741C87">
            <w:pPr>
              <w:jc w:val="center"/>
            </w:pPr>
          </w:p>
        </w:tc>
      </w:tr>
      <w:tr w:rsidR="00741C87" w14:paraId="71EF6E8E" w14:textId="77777777">
        <w:trPr>
          <w:jc w:val="center"/>
        </w:trPr>
        <w:tc>
          <w:tcPr>
            <w:tcW w:w="6048" w:type="dxa"/>
          </w:tcPr>
          <w:p w14:paraId="05C16C75" w14:textId="77777777" w:rsidR="00741C87" w:rsidRDefault="00000000">
            <w:r>
              <w:rPr>
                <w:sz w:val="20"/>
              </w:rPr>
              <w:t>B3. The extra guidance was easy to read and follow at a glance.</w:t>
            </w:r>
          </w:p>
        </w:tc>
        <w:tc>
          <w:tcPr>
            <w:tcW w:w="605" w:type="dxa"/>
          </w:tcPr>
          <w:p w14:paraId="686A881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9F3AE0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7468FE70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7AF60718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B7B200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D886D35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05D25ABB" w14:textId="77777777" w:rsidR="00741C87" w:rsidRDefault="00741C87">
            <w:pPr>
              <w:jc w:val="center"/>
            </w:pPr>
          </w:p>
        </w:tc>
      </w:tr>
      <w:tr w:rsidR="00741C87" w14:paraId="67246ABA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09712763" w14:textId="77777777" w:rsidR="00741C87" w:rsidRDefault="00000000">
            <w:r>
              <w:rPr>
                <w:sz w:val="20"/>
              </w:rPr>
              <w:t xml:space="preserve">B4. The system was easy to use while I carried out the procedure (it </w:t>
            </w:r>
            <w:r>
              <w:rPr>
                <w:sz w:val="20"/>
              </w:rPr>
              <w:lastRenderedPageBreak/>
              <w:t>did not get in my way).</w:t>
            </w:r>
          </w:p>
        </w:tc>
        <w:tc>
          <w:tcPr>
            <w:tcW w:w="605" w:type="dxa"/>
            <w:shd w:val="clear" w:color="auto" w:fill="F2F6FA"/>
          </w:tcPr>
          <w:p w14:paraId="5500C6B9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9D4852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90593EC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36087B48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E6E5BFC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6ACBC2CA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25FC9D1F" w14:textId="77777777" w:rsidR="00741C87" w:rsidRDefault="00741C87">
            <w:pPr>
              <w:jc w:val="center"/>
            </w:pPr>
          </w:p>
        </w:tc>
      </w:tr>
      <w:tr w:rsidR="00741C87" w14:paraId="4D4C2212" w14:textId="77777777">
        <w:trPr>
          <w:jc w:val="center"/>
        </w:trPr>
        <w:tc>
          <w:tcPr>
            <w:tcW w:w="6048" w:type="dxa"/>
          </w:tcPr>
          <w:p w14:paraId="7B1F51CF" w14:textId="77777777" w:rsidR="00741C87" w:rsidRDefault="00000000">
            <w:r>
              <w:rPr>
                <w:sz w:val="20"/>
              </w:rPr>
              <w:t>B5. It was easy to become comfortable using the system.</w:t>
            </w:r>
          </w:p>
        </w:tc>
        <w:tc>
          <w:tcPr>
            <w:tcW w:w="605" w:type="dxa"/>
          </w:tcPr>
          <w:p w14:paraId="7B927625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3CCB64B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1E2F93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B7FE38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447F05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6DBBB40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16AB864E" w14:textId="77777777" w:rsidR="00741C87" w:rsidRDefault="00741C87">
            <w:pPr>
              <w:jc w:val="center"/>
            </w:pPr>
          </w:p>
        </w:tc>
      </w:tr>
      <w:tr w:rsidR="00741C87" w14:paraId="53A5A6C8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7CC3EE2B" w14:textId="77777777" w:rsidR="00741C87" w:rsidRDefault="00000000">
            <w:r>
              <w:rPr>
                <w:sz w:val="20"/>
              </w:rPr>
              <w:t>B6. Overall, I found the system easy to use.</w:t>
            </w:r>
          </w:p>
        </w:tc>
        <w:tc>
          <w:tcPr>
            <w:tcW w:w="605" w:type="dxa"/>
            <w:shd w:val="clear" w:color="auto" w:fill="F2F6FA"/>
          </w:tcPr>
          <w:p w14:paraId="0394DB77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0B410D1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6F5D854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078BD0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62F952F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1F152B5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1FEB654" w14:textId="77777777" w:rsidR="00741C87" w:rsidRDefault="00741C87">
            <w:pPr>
              <w:jc w:val="center"/>
            </w:pPr>
          </w:p>
        </w:tc>
      </w:tr>
    </w:tbl>
    <w:p w14:paraId="14FC20A6" w14:textId="77777777" w:rsidR="00741C87" w:rsidRDefault="00741C87">
      <w:pPr>
        <w:spacing w:after="40"/>
      </w:pPr>
    </w:p>
    <w:p w14:paraId="277D398D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Section C — Intention to Use</w:t>
      </w:r>
    </w:p>
    <w:p w14:paraId="0A15A760" w14:textId="77777777" w:rsidR="00741C87" w:rsidRDefault="00000000">
      <w:pPr>
        <w:spacing w:after="80"/>
      </w:pPr>
      <w:r>
        <w:rPr>
          <w:color w:val="555555"/>
          <w:sz w:val="18"/>
        </w:rPr>
        <w:t>Scale: 1 = Strongly disagree  …  7 = Strongly 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7"/>
        <w:gridCol w:w="600"/>
        <w:gridCol w:w="600"/>
        <w:gridCol w:w="599"/>
        <w:gridCol w:w="599"/>
        <w:gridCol w:w="599"/>
        <w:gridCol w:w="599"/>
        <w:gridCol w:w="599"/>
      </w:tblGrid>
      <w:tr w:rsidR="00741C87" w14:paraId="1A179272" w14:textId="77777777">
        <w:trPr>
          <w:jc w:val="center"/>
        </w:trPr>
        <w:tc>
          <w:tcPr>
            <w:tcW w:w="6048" w:type="dxa"/>
            <w:shd w:val="clear" w:color="auto" w:fill="24344D"/>
          </w:tcPr>
          <w:p w14:paraId="7BC2B67C" w14:textId="77777777" w:rsidR="00741C87" w:rsidRDefault="00000000"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w="605" w:type="dxa"/>
            <w:shd w:val="clear" w:color="auto" w:fill="24344D"/>
          </w:tcPr>
          <w:p w14:paraId="77DF9E1E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605" w:type="dxa"/>
            <w:shd w:val="clear" w:color="auto" w:fill="24344D"/>
          </w:tcPr>
          <w:p w14:paraId="58C1D477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605" w:type="dxa"/>
            <w:shd w:val="clear" w:color="auto" w:fill="24344D"/>
          </w:tcPr>
          <w:p w14:paraId="1F00C4E8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605" w:type="dxa"/>
            <w:shd w:val="clear" w:color="auto" w:fill="24344D"/>
          </w:tcPr>
          <w:p w14:paraId="7B8EAC6E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605" w:type="dxa"/>
            <w:shd w:val="clear" w:color="auto" w:fill="24344D"/>
          </w:tcPr>
          <w:p w14:paraId="2B79E1FC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w="605" w:type="dxa"/>
            <w:shd w:val="clear" w:color="auto" w:fill="24344D"/>
          </w:tcPr>
          <w:p w14:paraId="7DDF5B48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w="605" w:type="dxa"/>
            <w:shd w:val="clear" w:color="auto" w:fill="24344D"/>
          </w:tcPr>
          <w:p w14:paraId="7CBDD815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7</w:t>
            </w:r>
          </w:p>
        </w:tc>
      </w:tr>
      <w:tr w:rsidR="00741C87" w14:paraId="541F5B37" w14:textId="77777777">
        <w:trPr>
          <w:jc w:val="center"/>
        </w:trPr>
        <w:tc>
          <w:tcPr>
            <w:tcW w:w="6048" w:type="dxa"/>
          </w:tcPr>
          <w:p w14:paraId="1559D9C9" w14:textId="77777777" w:rsidR="00741C87" w:rsidRDefault="00000000">
            <w:r>
              <w:rPr>
                <w:sz w:val="20"/>
              </w:rPr>
              <w:t>C1. If this system were available, I would use it during these procedures.</w:t>
            </w:r>
          </w:p>
        </w:tc>
        <w:tc>
          <w:tcPr>
            <w:tcW w:w="605" w:type="dxa"/>
          </w:tcPr>
          <w:p w14:paraId="3304BA9A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77783D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1F094CB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2D09CC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581BAD7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38DAEEB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204FB09" w14:textId="77777777" w:rsidR="00741C87" w:rsidRDefault="00741C87">
            <w:pPr>
              <w:jc w:val="center"/>
            </w:pPr>
          </w:p>
        </w:tc>
      </w:tr>
      <w:tr w:rsidR="00741C87" w14:paraId="12DB4800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51FB29BE" w14:textId="77777777" w:rsidR="00741C87" w:rsidRDefault="00000000">
            <w:r>
              <w:rPr>
                <w:sz w:val="20"/>
              </w:rPr>
              <w:t>C2. I would be willing to use this system regularly in my work.</w:t>
            </w:r>
          </w:p>
        </w:tc>
        <w:tc>
          <w:tcPr>
            <w:tcW w:w="605" w:type="dxa"/>
            <w:shd w:val="clear" w:color="auto" w:fill="F2F6FA"/>
          </w:tcPr>
          <w:p w14:paraId="2B7D32E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D17337D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7E1F459B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0BE4D9D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6FB42EB7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6E710289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007B3CE2" w14:textId="77777777" w:rsidR="00741C87" w:rsidRDefault="00741C87">
            <w:pPr>
              <w:jc w:val="center"/>
            </w:pPr>
          </w:p>
        </w:tc>
      </w:tr>
      <w:tr w:rsidR="00741C87" w14:paraId="2C5CB978" w14:textId="77777777">
        <w:trPr>
          <w:jc w:val="center"/>
        </w:trPr>
        <w:tc>
          <w:tcPr>
            <w:tcW w:w="6048" w:type="dxa"/>
          </w:tcPr>
          <w:p w14:paraId="0165EDB0" w14:textId="77777777" w:rsidR="00741C87" w:rsidRDefault="00000000">
            <w:r>
              <w:rPr>
                <w:sz w:val="20"/>
              </w:rPr>
              <w:t>C3. I would recommend this system to a colleague.</w:t>
            </w:r>
          </w:p>
        </w:tc>
        <w:tc>
          <w:tcPr>
            <w:tcW w:w="605" w:type="dxa"/>
          </w:tcPr>
          <w:p w14:paraId="3E5C3511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726CB13E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ED87FF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2B2556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E82A050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244D05B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39E1F40F" w14:textId="77777777" w:rsidR="00741C87" w:rsidRDefault="00741C87">
            <w:pPr>
              <w:jc w:val="center"/>
            </w:pPr>
          </w:p>
        </w:tc>
      </w:tr>
    </w:tbl>
    <w:p w14:paraId="7C43F826" w14:textId="77777777" w:rsidR="00741C87" w:rsidRDefault="00741C87">
      <w:pPr>
        <w:spacing w:after="40"/>
      </w:pPr>
    </w:p>
    <w:p w14:paraId="5693B58D" w14:textId="47FB2BA6" w:rsidR="00741C87" w:rsidRDefault="00000000">
      <w:pPr>
        <w:spacing w:before="200" w:after="60"/>
      </w:pPr>
      <w:r>
        <w:rPr>
          <w:b/>
          <w:color w:val="16243B"/>
          <w:sz w:val="24"/>
        </w:rPr>
        <w:t xml:space="preserve">Section D — About the adaptive </w:t>
      </w:r>
      <w:del w:id="23" w:author="Zahabi, Maryam" w:date="2026-06-04T15:53:00Z" w16du:dateUtc="2026-06-04T20:53:00Z">
        <w:r w:rsidDel="00FD1180">
          <w:rPr>
            <w:b/>
            <w:color w:val="16243B"/>
            <w:sz w:val="24"/>
          </w:rPr>
          <w:delText>guidance (optional)</w:delText>
        </w:r>
      </w:del>
      <w:ins w:id="24" w:author="Zahabi, Maryam" w:date="2026-06-04T15:53:00Z" w16du:dateUtc="2026-06-04T20:53:00Z">
        <w:r w:rsidR="00FD1180">
          <w:rPr>
            <w:b/>
            <w:color w:val="16243B"/>
            <w:sz w:val="24"/>
          </w:rPr>
          <w:t>procedure system</w:t>
        </w:r>
      </w:ins>
    </w:p>
    <w:p w14:paraId="7BA8C3DA" w14:textId="77777777" w:rsidR="00741C87" w:rsidRDefault="00000000">
      <w:pPr>
        <w:spacing w:after="80"/>
      </w:pPr>
      <w:r>
        <w:rPr>
          <w:color w:val="555555"/>
          <w:sz w:val="18"/>
        </w:rPr>
        <w:t>Scale: 1 = Strongly disagree  …  7 = Strongly 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4"/>
        <w:gridCol w:w="599"/>
        <w:gridCol w:w="599"/>
        <w:gridCol w:w="600"/>
        <w:gridCol w:w="600"/>
        <w:gridCol w:w="600"/>
        <w:gridCol w:w="600"/>
        <w:gridCol w:w="600"/>
      </w:tblGrid>
      <w:tr w:rsidR="00741C87" w14:paraId="28129998" w14:textId="77777777">
        <w:trPr>
          <w:jc w:val="center"/>
        </w:trPr>
        <w:tc>
          <w:tcPr>
            <w:tcW w:w="6048" w:type="dxa"/>
            <w:shd w:val="clear" w:color="auto" w:fill="24344D"/>
          </w:tcPr>
          <w:p w14:paraId="146E760A" w14:textId="77777777" w:rsidR="00741C87" w:rsidRDefault="00000000"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w="605" w:type="dxa"/>
            <w:shd w:val="clear" w:color="auto" w:fill="24344D"/>
          </w:tcPr>
          <w:p w14:paraId="6CB30A36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605" w:type="dxa"/>
            <w:shd w:val="clear" w:color="auto" w:fill="24344D"/>
          </w:tcPr>
          <w:p w14:paraId="2B9BBCBE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605" w:type="dxa"/>
            <w:shd w:val="clear" w:color="auto" w:fill="24344D"/>
          </w:tcPr>
          <w:p w14:paraId="10A49A12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605" w:type="dxa"/>
            <w:shd w:val="clear" w:color="auto" w:fill="24344D"/>
          </w:tcPr>
          <w:p w14:paraId="15B75E3D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605" w:type="dxa"/>
            <w:shd w:val="clear" w:color="auto" w:fill="24344D"/>
          </w:tcPr>
          <w:p w14:paraId="36A6F864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w="605" w:type="dxa"/>
            <w:shd w:val="clear" w:color="auto" w:fill="24344D"/>
          </w:tcPr>
          <w:p w14:paraId="3E93F0F1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w="605" w:type="dxa"/>
            <w:shd w:val="clear" w:color="auto" w:fill="24344D"/>
          </w:tcPr>
          <w:p w14:paraId="4C8F1482" w14:textId="77777777" w:rsidR="00741C8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7</w:t>
            </w:r>
          </w:p>
        </w:tc>
      </w:tr>
      <w:tr w:rsidR="00741C87" w14:paraId="6E92C14D" w14:textId="77777777">
        <w:trPr>
          <w:jc w:val="center"/>
        </w:trPr>
        <w:tc>
          <w:tcPr>
            <w:tcW w:w="6048" w:type="dxa"/>
          </w:tcPr>
          <w:p w14:paraId="6C9B11F1" w14:textId="77777777" w:rsidR="00741C87" w:rsidRDefault="00000000">
            <w:r>
              <w:rPr>
                <w:sz w:val="20"/>
              </w:rPr>
              <w:t>D1. The extra guidance appeared at the moments when I actually needed it.</w:t>
            </w:r>
          </w:p>
        </w:tc>
        <w:tc>
          <w:tcPr>
            <w:tcW w:w="605" w:type="dxa"/>
          </w:tcPr>
          <w:p w14:paraId="140C2D7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3238B25A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41F0029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7455FA1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21680BFD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2FA0B54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356A8B3" w14:textId="77777777" w:rsidR="00741C87" w:rsidRDefault="00741C87">
            <w:pPr>
              <w:jc w:val="center"/>
            </w:pPr>
          </w:p>
        </w:tc>
      </w:tr>
      <w:tr w:rsidR="00741C87" w14:paraId="61B50BFE" w14:textId="77777777">
        <w:trPr>
          <w:jc w:val="center"/>
        </w:trPr>
        <w:tc>
          <w:tcPr>
            <w:tcW w:w="6048" w:type="dxa"/>
            <w:shd w:val="clear" w:color="auto" w:fill="F2F6FA"/>
          </w:tcPr>
          <w:p w14:paraId="0F0EA4DB" w14:textId="77777777" w:rsidR="00741C87" w:rsidRDefault="00000000">
            <w:r>
              <w:rPr>
                <w:sz w:val="20"/>
              </w:rPr>
              <w:t>D2. I trusted the system's judgement about when to show extra guidance.</w:t>
            </w:r>
          </w:p>
        </w:tc>
        <w:tc>
          <w:tcPr>
            <w:tcW w:w="605" w:type="dxa"/>
            <w:shd w:val="clear" w:color="auto" w:fill="F2F6FA"/>
          </w:tcPr>
          <w:p w14:paraId="3FD71F07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3ACE3599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13EAF132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3733D10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9E5AB90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AF3A6DA" w14:textId="77777777" w:rsidR="00741C87" w:rsidRDefault="00741C87">
            <w:pPr>
              <w:jc w:val="center"/>
            </w:pPr>
          </w:p>
        </w:tc>
        <w:tc>
          <w:tcPr>
            <w:tcW w:w="605" w:type="dxa"/>
            <w:shd w:val="clear" w:color="auto" w:fill="F2F6FA"/>
          </w:tcPr>
          <w:p w14:paraId="5054D67B" w14:textId="77777777" w:rsidR="00741C87" w:rsidRDefault="00741C87">
            <w:pPr>
              <w:jc w:val="center"/>
            </w:pPr>
          </w:p>
        </w:tc>
      </w:tr>
      <w:tr w:rsidR="00741C87" w14:paraId="117AE31F" w14:textId="77777777">
        <w:trPr>
          <w:jc w:val="center"/>
        </w:trPr>
        <w:tc>
          <w:tcPr>
            <w:tcW w:w="6048" w:type="dxa"/>
          </w:tcPr>
          <w:p w14:paraId="7999EAE8" w14:textId="77777777" w:rsidR="00741C87" w:rsidRDefault="00000000">
            <w:r>
              <w:rPr>
                <w:sz w:val="20"/>
              </w:rPr>
              <w:t>D3. The timing of the guidance felt right (not too early, not too late).</w:t>
            </w:r>
          </w:p>
        </w:tc>
        <w:tc>
          <w:tcPr>
            <w:tcW w:w="605" w:type="dxa"/>
          </w:tcPr>
          <w:p w14:paraId="20D5CC1B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503EB2B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4261B5C6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39874F03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16EEF704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68870E85" w14:textId="77777777" w:rsidR="00741C87" w:rsidRDefault="00741C87">
            <w:pPr>
              <w:jc w:val="center"/>
            </w:pPr>
          </w:p>
        </w:tc>
        <w:tc>
          <w:tcPr>
            <w:tcW w:w="605" w:type="dxa"/>
          </w:tcPr>
          <w:p w14:paraId="2044FBC1" w14:textId="77777777" w:rsidR="00741C87" w:rsidRDefault="00741C87">
            <w:pPr>
              <w:jc w:val="center"/>
            </w:pPr>
          </w:p>
        </w:tc>
      </w:tr>
    </w:tbl>
    <w:p w14:paraId="3267E518" w14:textId="77777777" w:rsidR="00741C87" w:rsidRDefault="00741C87">
      <w:pPr>
        <w:spacing w:after="40"/>
      </w:pPr>
    </w:p>
    <w:p w14:paraId="56CC9279" w14:textId="77777777" w:rsidR="00741C87" w:rsidRDefault="00000000">
      <w:pPr>
        <w:spacing w:before="200" w:after="60"/>
      </w:pPr>
      <w:r>
        <w:rPr>
          <w:b/>
          <w:color w:val="16243B"/>
          <w:sz w:val="24"/>
        </w:rPr>
        <w:t>Open comment</w:t>
      </w:r>
    </w:p>
    <w:p w14:paraId="011C141D" w14:textId="77777777" w:rsidR="00741C87" w:rsidRDefault="00000000">
      <w:pPr>
        <w:spacing w:after="120"/>
      </w:pPr>
      <w:r>
        <w:t>In your own words, when did the system help you, and when did it get in your way? (optional)</w:t>
      </w:r>
    </w:p>
    <w:p w14:paraId="2D3C3C15" w14:textId="77777777" w:rsidR="00741C87" w:rsidRDefault="00000000">
      <w:pPr>
        <w:spacing w:after="80"/>
      </w:pPr>
      <w:r>
        <w:t>_______________________________________________________________________________________________</w:t>
      </w:r>
    </w:p>
    <w:p w14:paraId="7AD9B729" w14:textId="77777777" w:rsidR="00741C87" w:rsidRDefault="00000000">
      <w:pPr>
        <w:spacing w:after="80"/>
      </w:pPr>
      <w:r>
        <w:t>_______________________________________________________________________________________________</w:t>
      </w:r>
    </w:p>
    <w:p w14:paraId="0D549AD1" w14:textId="77777777" w:rsidR="00741C87" w:rsidRDefault="00000000">
      <w:pPr>
        <w:spacing w:after="80"/>
      </w:pPr>
      <w:r>
        <w:t>_______________________________________________________________________________________________</w:t>
      </w:r>
    </w:p>
    <w:p w14:paraId="01C409FD" w14:textId="77777777" w:rsidR="00741C87" w:rsidRDefault="00000000">
      <w:pPr>
        <w:rPr>
          <w:ins w:id="25" w:author="Zahabi, Maryam" w:date="2026-06-04T15:55:00Z" w16du:dateUtc="2026-06-04T20:55:00Z"/>
        </w:rPr>
      </w:pPr>
      <w:del w:id="26" w:author="Zahabi, Maryam" w:date="2026-06-04T15:55:00Z" w16du:dateUtc="2026-06-04T20:55:00Z">
        <w:r w:rsidDel="007E465E">
          <w:br w:type="page"/>
        </w:r>
      </w:del>
    </w:p>
    <w:p w14:paraId="138EE8B0" w14:textId="77777777" w:rsidR="007E465E" w:rsidRDefault="007E465E">
      <w:pPr>
        <w:rPr>
          <w:ins w:id="27" w:author="Zahabi, Maryam" w:date="2026-06-04T15:55:00Z" w16du:dateUtc="2026-06-04T20:55:00Z"/>
        </w:rPr>
      </w:pPr>
    </w:p>
    <w:p w14:paraId="543D1BF0" w14:textId="77777777" w:rsidR="007E465E" w:rsidRDefault="007E465E">
      <w:pPr>
        <w:rPr>
          <w:ins w:id="28" w:author="Zahabi, Maryam" w:date="2026-06-04T15:55:00Z" w16du:dateUtc="2026-06-04T20:55:00Z"/>
        </w:rPr>
      </w:pPr>
    </w:p>
    <w:p w14:paraId="56831EA3" w14:textId="77777777" w:rsidR="007E465E" w:rsidRDefault="007E465E">
      <w:pPr>
        <w:rPr>
          <w:ins w:id="29" w:author="Zahabi, Maryam" w:date="2026-06-04T15:55:00Z" w16du:dateUtc="2026-06-04T20:55:00Z"/>
        </w:rPr>
      </w:pPr>
    </w:p>
    <w:p w14:paraId="175092F9" w14:textId="77777777" w:rsidR="007E465E" w:rsidRDefault="007E465E">
      <w:pPr>
        <w:rPr>
          <w:ins w:id="30" w:author="Zahabi, Maryam" w:date="2026-06-04T15:55:00Z" w16du:dateUtc="2026-06-04T20:55:00Z"/>
        </w:rPr>
      </w:pPr>
    </w:p>
    <w:p w14:paraId="192EDE76" w14:textId="77777777" w:rsidR="007E465E" w:rsidRDefault="007E465E">
      <w:pPr>
        <w:rPr>
          <w:ins w:id="31" w:author="Zahabi, Maryam" w:date="2026-06-04T15:55:00Z" w16du:dateUtc="2026-06-04T20:55:00Z"/>
        </w:rPr>
      </w:pPr>
    </w:p>
    <w:p w14:paraId="175603D1" w14:textId="77777777" w:rsidR="007E465E" w:rsidRDefault="007E465E"/>
    <w:p w14:paraId="58BFDC04" w14:textId="54617248" w:rsidR="00741C87" w:rsidDel="00FD1180" w:rsidRDefault="00000000">
      <w:pPr>
        <w:spacing w:before="200" w:after="60"/>
        <w:rPr>
          <w:del w:id="32" w:author="Zahabi, Maryam" w:date="2026-06-04T15:54:00Z" w16du:dateUtc="2026-06-04T20:54:00Z"/>
        </w:rPr>
      </w:pPr>
      <w:del w:id="33" w:author="Zahabi, Maryam" w:date="2026-06-04T15:54:00Z" w16du:dateUtc="2026-06-04T20:54:00Z">
        <w:r w:rsidDel="00FD1180">
          <w:rPr>
            <w:b/>
            <w:color w:val="16243B"/>
            <w:sz w:val="26"/>
          </w:rPr>
          <w:delText>For the researcher — scoring and interpretation</w:delText>
        </w:r>
      </w:del>
    </w:p>
    <w:p w14:paraId="53686CA2" w14:textId="385696E4" w:rsidR="00741C87" w:rsidDel="00FD1180" w:rsidRDefault="00000000">
      <w:pPr>
        <w:spacing w:after="120"/>
        <w:rPr>
          <w:del w:id="34" w:author="Zahabi, Maryam" w:date="2026-06-04T15:54:00Z" w16du:dateUtc="2026-06-04T20:54:00Z"/>
        </w:rPr>
      </w:pPr>
      <w:del w:id="35" w:author="Zahabi, Maryam" w:date="2026-06-04T15:54:00Z" w16du:dateUtc="2026-06-04T20:54:00Z">
        <w:r w:rsidDel="00FD1180">
          <w:rPr>
            <w:i/>
            <w:color w:val="555555"/>
          </w:rPr>
          <w:delText>This sheet is not shown to participants.</w:delText>
        </w:r>
      </w:del>
    </w:p>
    <w:p w14:paraId="681C51E6" w14:textId="07227C17" w:rsidR="00741C87" w:rsidDel="00FD1180" w:rsidRDefault="00000000">
      <w:pPr>
        <w:spacing w:before="120" w:after="60"/>
        <w:rPr>
          <w:del w:id="36" w:author="Zahabi, Maryam" w:date="2026-06-04T15:54:00Z" w16du:dateUtc="2026-06-04T20:54:00Z"/>
        </w:rPr>
      </w:pPr>
      <w:del w:id="37" w:author="Zahabi, Maryam" w:date="2026-06-04T15:54:00Z" w16du:dateUtc="2026-06-04T20:54:00Z">
        <w:r w:rsidDel="00FD1180">
          <w:rPr>
            <w:b/>
            <w:color w:val="16243B"/>
            <w:sz w:val="22"/>
          </w:rPr>
          <w:delText>Scoring</w:delText>
        </w:r>
      </w:del>
    </w:p>
    <w:p w14:paraId="217ED699" w14:textId="6C29E764" w:rsidR="00741C87" w:rsidDel="00FD1180" w:rsidRDefault="00000000">
      <w:pPr>
        <w:pStyle w:val="ListBullet"/>
        <w:rPr>
          <w:del w:id="38" w:author="Zahabi, Maryam" w:date="2026-06-04T15:54:00Z" w16du:dateUtc="2026-06-04T20:54:00Z"/>
        </w:rPr>
      </w:pPr>
      <w:del w:id="39" w:author="Zahabi, Maryam" w:date="2026-06-04T15:54:00Z" w16du:dateUtc="2026-06-04T20:54:00Z">
        <w:r w:rsidDel="00FD1180">
          <w:delText>All items are positively worded, so no reverse-coding is needed: a higher number is always more favourable.</w:delText>
        </w:r>
      </w:del>
    </w:p>
    <w:p w14:paraId="19FB7098" w14:textId="4C8A932D" w:rsidR="00741C87" w:rsidDel="00FD1180" w:rsidRDefault="00000000">
      <w:pPr>
        <w:pStyle w:val="ListBullet"/>
        <w:rPr>
          <w:del w:id="40" w:author="Zahabi, Maryam" w:date="2026-06-04T15:54:00Z" w16du:dateUtc="2026-06-04T20:54:00Z"/>
        </w:rPr>
      </w:pPr>
      <w:del w:id="41" w:author="Zahabi, Maryam" w:date="2026-06-04T15:54:00Z" w16du:dateUtc="2026-06-04T20:54:00Z">
        <w:r w:rsidDel="00FD1180">
          <w:delText>Score each construct separately by taking the MEAN of its items (range 1–7): PU = mean(A1…A6); PEOU = mean(B1…B6); Intention = mean(C1…C3); Adaptive (optional) = mean(D1…D3).</w:delText>
        </w:r>
      </w:del>
    </w:p>
    <w:p w14:paraId="5E1B35DB" w14:textId="6F4FF803" w:rsidR="00741C87" w:rsidDel="00FD1180" w:rsidRDefault="00000000">
      <w:pPr>
        <w:pStyle w:val="ListBullet"/>
        <w:rPr>
          <w:del w:id="42" w:author="Zahabi, Maryam" w:date="2026-06-04T15:54:00Z" w16du:dateUtc="2026-06-04T20:54:00Z"/>
        </w:rPr>
      </w:pPr>
      <w:del w:id="43" w:author="Zahabi, Maryam" w:date="2026-06-04T15:54:00Z" w16du:dateUtc="2026-06-04T20:54:00Z">
        <w:r w:rsidDel="00FD1180">
          <w:delText>Do NOT add PU, PEOU and Intention into a single total — they are distinct constructs and are reported separately.</w:delText>
        </w:r>
      </w:del>
    </w:p>
    <w:p w14:paraId="54EE0D11" w14:textId="61CCBD95" w:rsidR="00741C87" w:rsidDel="00FD1180" w:rsidRDefault="00000000">
      <w:pPr>
        <w:pStyle w:val="ListBullet"/>
        <w:rPr>
          <w:del w:id="44" w:author="Zahabi, Maryam" w:date="2026-06-04T15:54:00Z" w16du:dateUtc="2026-06-04T20:54:00Z"/>
        </w:rPr>
      </w:pPr>
      <w:del w:id="45" w:author="Zahabi, Maryam" w:date="2026-06-04T15:54:00Z" w16du:dateUtc="2026-06-04T20:54:00Z">
        <w:r w:rsidDel="00FD1180">
          <w:delText>Report each construct's mean and standard deviation across participants. A construct mean above the mid-point (4.0) indicates a net-positive perception; the further above 4, the stronger.</w:delText>
        </w:r>
      </w:del>
    </w:p>
    <w:p w14:paraId="4B781E57" w14:textId="27F8AB57" w:rsidR="00741C87" w:rsidDel="00FD1180" w:rsidRDefault="00000000">
      <w:pPr>
        <w:pStyle w:val="ListBullet"/>
        <w:rPr>
          <w:del w:id="46" w:author="Zahabi, Maryam" w:date="2026-06-04T15:54:00Z" w16du:dateUtc="2026-06-04T20:54:00Z"/>
        </w:rPr>
      </w:pPr>
      <w:del w:id="47" w:author="Zahabi, Maryam" w:date="2026-06-04T15:54:00Z" w16du:dateUtc="2026-06-04T20:54:00Z">
        <w:r w:rsidDel="00FD1180">
          <w:delText>If you have enough respondents (≈8+), report Cronbach's alpha per construct as a reliability check (α ≥ 0.70 is acceptable).</w:delText>
        </w:r>
      </w:del>
    </w:p>
    <w:p w14:paraId="5A30CF4A" w14:textId="5564A73C" w:rsidR="00741C87" w:rsidDel="00FD1180" w:rsidRDefault="00000000">
      <w:pPr>
        <w:spacing w:before="120" w:after="60"/>
        <w:rPr>
          <w:del w:id="48" w:author="Zahabi, Maryam" w:date="2026-06-04T15:54:00Z" w16du:dateUtc="2026-06-04T20:54:00Z"/>
        </w:rPr>
      </w:pPr>
      <w:del w:id="49" w:author="Zahabi, Maryam" w:date="2026-06-04T15:54:00Z" w16du:dateUtc="2026-06-04T20:54:00Z">
        <w:r w:rsidDel="00FD1180">
          <w:rPr>
            <w:b/>
            <w:color w:val="16243B"/>
            <w:sz w:val="22"/>
          </w:rPr>
          <w:delText>Interpretation</w:delText>
        </w:r>
      </w:del>
    </w:p>
    <w:p w14:paraId="1D8D2200" w14:textId="2835EC03" w:rsidR="00741C87" w:rsidDel="00FD1180" w:rsidRDefault="00000000">
      <w:pPr>
        <w:spacing w:after="120"/>
        <w:rPr>
          <w:del w:id="50" w:author="Zahabi, Maryam" w:date="2026-06-04T15:54:00Z" w16du:dateUtc="2026-06-04T20:54:00Z"/>
        </w:rPr>
      </w:pPr>
      <w:del w:id="51" w:author="Zahabi, Maryam" w:date="2026-06-04T15:54:00Z" w16du:dateUtc="2026-06-04T20:54:00Z">
        <w:r w:rsidDel="00FD1180">
          <w:delText>Perceived Usefulness is the primary outcome for the question “was the adaptive system useful and helpful?” Perceived Ease of Use and Intention to Use provide context: a useful-but-hard-to-use system, or a useful system people still wouldn't adopt, are both important findings. Because these are self-reported perceptions, treat them as one leg of the evaluation and triangulate with objective outcomes (errors, time on step) and the NASA-TLX workload measure.</w:delText>
        </w:r>
      </w:del>
    </w:p>
    <w:p w14:paraId="4A5E24DA" w14:textId="5C38D724" w:rsidR="00741C87" w:rsidDel="00FD1180" w:rsidRDefault="00000000">
      <w:pPr>
        <w:spacing w:before="120" w:after="60"/>
        <w:rPr>
          <w:del w:id="52" w:author="Zahabi, Maryam" w:date="2026-06-04T15:54:00Z" w16du:dateUtc="2026-06-04T20:54:00Z"/>
        </w:rPr>
      </w:pPr>
      <w:del w:id="53" w:author="Zahabi, Maryam" w:date="2026-06-04T15:54:00Z" w16du:dateUtc="2026-06-04T20:54:00Z">
        <w:r w:rsidDel="00FD1180">
          <w:rPr>
            <w:b/>
            <w:color w:val="16243B"/>
            <w:sz w:val="22"/>
          </w:rPr>
          <w:delText>Administration</w:delText>
        </w:r>
      </w:del>
    </w:p>
    <w:p w14:paraId="18B8AAA5" w14:textId="72DB4A70" w:rsidR="00741C87" w:rsidDel="00FD1180" w:rsidRDefault="00000000">
      <w:pPr>
        <w:pStyle w:val="ListBullet"/>
        <w:rPr>
          <w:del w:id="54" w:author="Zahabi, Maryam" w:date="2026-06-04T15:54:00Z" w16du:dateUtc="2026-06-04T20:54:00Z"/>
        </w:rPr>
      </w:pPr>
      <w:del w:id="55" w:author="Zahabi, Maryam" w:date="2026-06-04T15:54:00Z" w16du:dateUtc="2026-06-04T20:54:00Z">
        <w:r w:rsidDel="00FD1180">
          <w:delText>Administer once, immediately after the participant finishes a full procedure run (not mid-task).</w:delText>
        </w:r>
      </w:del>
    </w:p>
    <w:p w14:paraId="7F77418C" w14:textId="2B3A9618" w:rsidR="00741C87" w:rsidDel="00FD1180" w:rsidRDefault="00000000">
      <w:pPr>
        <w:pStyle w:val="ListBullet"/>
        <w:rPr>
          <w:del w:id="56" w:author="Zahabi, Maryam" w:date="2026-06-04T15:54:00Z" w16du:dateUtc="2026-06-04T20:54:00Z"/>
        </w:rPr>
      </w:pPr>
      <w:del w:id="57" w:author="Zahabi, Maryam" w:date="2026-06-04T15:54:00Z" w16du:dateUtc="2026-06-04T20:54:00Z">
        <w:r w:rsidDel="00FD1180">
          <w:delText>Keep the 7-point scale and item wording consistent across all participants so results are comparable.</w:delText>
        </w:r>
      </w:del>
    </w:p>
    <w:p w14:paraId="1D1A8E40" w14:textId="7CCE0F3B" w:rsidR="00741C87" w:rsidDel="00FD1180" w:rsidRDefault="00000000">
      <w:pPr>
        <w:pStyle w:val="ListBullet"/>
        <w:rPr>
          <w:del w:id="58" w:author="Zahabi, Maryam" w:date="2026-06-04T15:54:00Z" w16du:dateUtc="2026-06-04T20:54:00Z"/>
        </w:rPr>
      </w:pPr>
      <w:del w:id="59" w:author="Zahabi, Maryam" w:date="2026-06-04T15:54:00Z" w16du:dateUtc="2026-06-04T20:54:00Z">
        <w:r w:rsidDel="00FD1180">
          <w:delText>Estimated completion time: 3–5 minutes.</w:delText>
        </w:r>
      </w:del>
    </w:p>
    <w:p w14:paraId="1ECFE06E" w14:textId="77777777" w:rsidR="00741C87" w:rsidRDefault="00000000">
      <w:pPr>
        <w:spacing w:before="120" w:after="60"/>
      </w:pPr>
      <w:r>
        <w:rPr>
          <w:b/>
          <w:color w:val="16243B"/>
          <w:sz w:val="22"/>
        </w:rPr>
        <w:t>Reference</w:t>
      </w:r>
    </w:p>
    <w:p w14:paraId="27E191C3" w14:textId="77777777" w:rsidR="00741C87" w:rsidRDefault="00000000">
      <w:pPr>
        <w:spacing w:after="120"/>
      </w:pPr>
      <w:r>
        <w:rPr>
          <w:sz w:val="19"/>
        </w:rPr>
        <w:t>Davis, F. D. (1989). Perceived usefulness, perceived ease of use, and user acceptance of information technology. MIS Quarterly, 13(3), 319–340.</w:t>
      </w:r>
    </w:p>
    <w:sectPr w:rsidR="00741C8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07104">
    <w:abstractNumId w:val="8"/>
  </w:num>
  <w:num w:numId="2" w16cid:durableId="1464345198">
    <w:abstractNumId w:val="6"/>
  </w:num>
  <w:num w:numId="3" w16cid:durableId="922567576">
    <w:abstractNumId w:val="5"/>
  </w:num>
  <w:num w:numId="4" w16cid:durableId="1331104587">
    <w:abstractNumId w:val="4"/>
  </w:num>
  <w:num w:numId="5" w16cid:durableId="810947189">
    <w:abstractNumId w:val="7"/>
  </w:num>
  <w:num w:numId="6" w16cid:durableId="456417717">
    <w:abstractNumId w:val="3"/>
  </w:num>
  <w:num w:numId="7" w16cid:durableId="1648708663">
    <w:abstractNumId w:val="2"/>
  </w:num>
  <w:num w:numId="8" w16cid:durableId="1843276619">
    <w:abstractNumId w:val="1"/>
  </w:num>
  <w:num w:numId="9" w16cid:durableId="9548706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habi, Maryam">
    <w15:presenceInfo w15:providerId="AD" w15:userId="S::mzahabi@tamu.edu::7b2e513a-d023-446d-8e19-4908d4423b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C87"/>
    <w:rsid w:val="007858ED"/>
    <w:rsid w:val="007E465E"/>
    <w:rsid w:val="00AA1D8D"/>
    <w:rsid w:val="00B47730"/>
    <w:rsid w:val="00CB0664"/>
    <w:rsid w:val="00FC693F"/>
    <w:rsid w:val="00FD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A8D93"/>
  <w14:defaultImageDpi w14:val="300"/>
  <w15:docId w15:val="{DC15F6C5-D554-4712-90EB-AA7119E4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D1180"/>
    <w:pPr>
      <w:spacing w:after="0" w:line="240" w:lineRule="auto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Zahabi, Maryam</cp:lastModifiedBy>
  <cp:revision>3</cp:revision>
  <dcterms:created xsi:type="dcterms:W3CDTF">2013-12-23T23:15:00Z</dcterms:created>
  <dcterms:modified xsi:type="dcterms:W3CDTF">2026-06-04T20:55:00Z</dcterms:modified>
  <cp:category/>
</cp:coreProperties>
</file>