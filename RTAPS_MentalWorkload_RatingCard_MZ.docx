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80BF" w14:textId="77777777" w:rsidR="00CF5DFE" w:rsidRDefault="00000000">
      <w:pPr>
        <w:jc w:val="center"/>
      </w:pPr>
      <w:r>
        <w:rPr>
          <w:b/>
          <w:color w:val="16243B"/>
          <w:sz w:val="34"/>
        </w:rPr>
        <w:t>Per-Step Mental-Workload Rating</w:t>
      </w:r>
    </w:p>
    <w:p w14:paraId="3018E9CB" w14:textId="77777777" w:rsidR="00CF5DFE" w:rsidRDefault="00000000">
      <w:pPr>
        <w:jc w:val="center"/>
      </w:pPr>
      <w:r>
        <w:rPr>
          <w:color w:val="555555"/>
        </w:rPr>
        <w:t>A single 1–5 rating of mental workload, collected verbally after each step</w:t>
      </w:r>
    </w:p>
    <w:p w14:paraId="46CDD262" w14:textId="7778B7E2" w:rsidR="00CF5DFE" w:rsidDel="00605EA0" w:rsidRDefault="00000000">
      <w:pPr>
        <w:spacing w:after="160"/>
        <w:rPr>
          <w:del w:id="0" w:author="Zahabi, Maryam" w:date="2026-06-04T15:57:00Z" w16du:dateUtc="2026-06-04T20:57:00Z"/>
        </w:rPr>
      </w:pPr>
      <w:del w:id="1" w:author="Zahabi, Maryam" w:date="2026-06-04T15:57:00Z" w16du:dateUtc="2026-06-04T20:57:00Z">
        <w:r w:rsidDel="00605EA0">
          <w:delText>This is a uni-dimensional workload scale (in the style of the Instantaneous Self-Assessment / ISA approach). It captures the one thing the adaptive system is built around — the operator's mental workload — at the per-step granularity the model predicts, with minimal disruption to the task.</w:delText>
        </w:r>
      </w:del>
    </w:p>
    <w:p w14:paraId="610CD7EF" w14:textId="77777777" w:rsidR="00CF5DFE" w:rsidRDefault="00000000">
      <w:pPr>
        <w:spacing w:before="200" w:after="60"/>
      </w:pPr>
      <w:r>
        <w:rPr>
          <w:b/>
          <w:color w:val="16243B"/>
          <w:sz w:val="26"/>
        </w:rPr>
        <w:t xml:space="preserve">The rating card </w:t>
      </w:r>
      <w:del w:id="2" w:author="Zahabi, Maryam" w:date="2026-06-04T15:59:00Z" w16du:dateUtc="2026-06-04T20:59:00Z">
        <w:r w:rsidDel="00605EA0">
          <w:rPr>
            <w:b/>
            <w:color w:val="16243B"/>
            <w:sz w:val="26"/>
          </w:rPr>
          <w:delText xml:space="preserve"> </w:delText>
        </w:r>
      </w:del>
      <w:r>
        <w:rPr>
          <w:b/>
          <w:color w:val="16243B"/>
          <w:sz w:val="26"/>
        </w:rPr>
        <w:t>(show this to the operator)</w:t>
      </w:r>
    </w:p>
    <w:p w14:paraId="44C4DFF7" w14:textId="77777777" w:rsidR="00CF5DFE" w:rsidRDefault="00000000">
      <w:pPr>
        <w:spacing w:after="80"/>
      </w:pPr>
      <w:r>
        <w:t>After finishing a step, the operator gives a single number from 1 to 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872"/>
        <w:gridCol w:w="6624"/>
      </w:tblGrid>
      <w:tr w:rsidR="00CF5DFE" w14:paraId="01485F02" w14:textId="77777777">
        <w:trPr>
          <w:jc w:val="center"/>
        </w:trPr>
        <w:tc>
          <w:tcPr>
            <w:tcW w:w="1008" w:type="dxa"/>
            <w:shd w:val="clear" w:color="auto" w:fill="24344D"/>
          </w:tcPr>
          <w:p w14:paraId="4FD0CF09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w="1872" w:type="dxa"/>
            <w:shd w:val="clear" w:color="auto" w:fill="24344D"/>
          </w:tcPr>
          <w:p w14:paraId="18A370FA" w14:textId="77777777" w:rsidR="00CF5DFE" w:rsidRDefault="00000000">
            <w:r>
              <w:rPr>
                <w:b/>
                <w:color w:val="FFFFFF"/>
                <w:sz w:val="22"/>
              </w:rPr>
              <w:t>Mental workload</w:t>
            </w:r>
          </w:p>
        </w:tc>
        <w:tc>
          <w:tcPr>
            <w:tcW w:w="6624" w:type="dxa"/>
            <w:shd w:val="clear" w:color="auto" w:fill="24344D"/>
          </w:tcPr>
          <w:p w14:paraId="5131DF17" w14:textId="77777777" w:rsidR="00CF5DFE" w:rsidRDefault="00000000">
            <w:r>
              <w:rPr>
                <w:b/>
                <w:color w:val="FFFFFF"/>
                <w:sz w:val="22"/>
              </w:rPr>
              <w:t>What it means</w:t>
            </w:r>
          </w:p>
        </w:tc>
      </w:tr>
      <w:tr w:rsidR="00CF5DFE" w14:paraId="6BC36396" w14:textId="77777777">
        <w:trPr>
          <w:jc w:val="center"/>
        </w:trPr>
        <w:tc>
          <w:tcPr>
            <w:tcW w:w="1008" w:type="dxa"/>
            <w:shd w:val="clear" w:color="auto" w:fill="C6EFCE"/>
          </w:tcPr>
          <w:p w14:paraId="5071878C" w14:textId="77777777" w:rsidR="00CF5DFE" w:rsidRDefault="00000000">
            <w:pPr>
              <w:jc w:val="center"/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1872" w:type="dxa"/>
            <w:shd w:val="clear" w:color="auto" w:fill="C6EFCE"/>
          </w:tcPr>
          <w:p w14:paraId="2E69EC10" w14:textId="77777777" w:rsidR="00CF5DFE" w:rsidRDefault="00000000">
            <w:r>
              <w:rPr>
                <w:b/>
                <w:sz w:val="22"/>
              </w:rPr>
              <w:t>Very low</w:t>
            </w:r>
          </w:p>
        </w:tc>
        <w:tc>
          <w:tcPr>
            <w:tcW w:w="6624" w:type="dxa"/>
            <w:shd w:val="clear" w:color="auto" w:fill="C6EFCE"/>
          </w:tcPr>
          <w:p w14:paraId="3091FDD3" w14:textId="77777777" w:rsidR="00CF5DFE" w:rsidRDefault="00000000">
            <w:r>
              <w:rPr>
                <w:sz w:val="20"/>
              </w:rPr>
              <w:t>The step took almost no mental effort. Very easy.</w:t>
            </w:r>
          </w:p>
        </w:tc>
      </w:tr>
      <w:tr w:rsidR="00CF5DFE" w14:paraId="0BF4FAD5" w14:textId="77777777">
        <w:trPr>
          <w:jc w:val="center"/>
        </w:trPr>
        <w:tc>
          <w:tcPr>
            <w:tcW w:w="1008" w:type="dxa"/>
            <w:shd w:val="clear" w:color="auto" w:fill="E2EFDA"/>
          </w:tcPr>
          <w:p w14:paraId="41D06CD3" w14:textId="77777777" w:rsidR="00CF5DFE" w:rsidRDefault="00000000">
            <w:pPr>
              <w:jc w:val="center"/>
            </w:pPr>
            <w:r>
              <w:rPr>
                <w:b/>
                <w:sz w:val="30"/>
              </w:rPr>
              <w:t>2</w:t>
            </w:r>
          </w:p>
        </w:tc>
        <w:tc>
          <w:tcPr>
            <w:tcW w:w="1872" w:type="dxa"/>
            <w:shd w:val="clear" w:color="auto" w:fill="E2EFDA"/>
          </w:tcPr>
          <w:p w14:paraId="73EBB3E4" w14:textId="77777777" w:rsidR="00CF5DFE" w:rsidRDefault="00000000">
            <w:r>
              <w:rPr>
                <w:b/>
                <w:sz w:val="22"/>
              </w:rPr>
              <w:t>Low</w:t>
            </w:r>
          </w:p>
        </w:tc>
        <w:tc>
          <w:tcPr>
            <w:tcW w:w="6624" w:type="dxa"/>
            <w:shd w:val="clear" w:color="auto" w:fill="E2EFDA"/>
          </w:tcPr>
          <w:p w14:paraId="3461187B" w14:textId="77777777" w:rsidR="00CF5DFE" w:rsidRDefault="00000000">
            <w:r>
              <w:rPr>
                <w:sz w:val="20"/>
              </w:rPr>
              <w:t>The step was easy. I had plenty of spare mental capacity.</w:t>
            </w:r>
          </w:p>
        </w:tc>
      </w:tr>
      <w:tr w:rsidR="00CF5DFE" w14:paraId="628FB60D" w14:textId="77777777">
        <w:trPr>
          <w:jc w:val="center"/>
        </w:trPr>
        <w:tc>
          <w:tcPr>
            <w:tcW w:w="1008" w:type="dxa"/>
            <w:shd w:val="clear" w:color="auto" w:fill="FFF2CC"/>
          </w:tcPr>
          <w:p w14:paraId="5047702E" w14:textId="77777777" w:rsidR="00CF5DFE" w:rsidRDefault="00000000">
            <w:pPr>
              <w:jc w:val="center"/>
            </w:pPr>
            <w:r>
              <w:rPr>
                <w:b/>
                <w:sz w:val="30"/>
              </w:rPr>
              <w:t>3</w:t>
            </w:r>
          </w:p>
        </w:tc>
        <w:tc>
          <w:tcPr>
            <w:tcW w:w="1872" w:type="dxa"/>
            <w:shd w:val="clear" w:color="auto" w:fill="FFF2CC"/>
          </w:tcPr>
          <w:p w14:paraId="5FA77465" w14:textId="77777777" w:rsidR="00CF5DFE" w:rsidRDefault="00000000">
            <w:r>
              <w:rPr>
                <w:b/>
                <w:sz w:val="22"/>
              </w:rPr>
              <w:t>Moderate</w:t>
            </w:r>
          </w:p>
        </w:tc>
        <w:tc>
          <w:tcPr>
            <w:tcW w:w="6624" w:type="dxa"/>
            <w:shd w:val="clear" w:color="auto" w:fill="FFF2CC"/>
          </w:tcPr>
          <w:p w14:paraId="36291ECF" w14:textId="77777777" w:rsidR="00CF5DFE" w:rsidRDefault="00000000">
            <w:r>
              <w:rPr>
                <w:sz w:val="20"/>
              </w:rPr>
              <w:t>The step took some mental effort but was comfortable and manageable.</w:t>
            </w:r>
          </w:p>
        </w:tc>
      </w:tr>
      <w:tr w:rsidR="00CF5DFE" w14:paraId="5892F010" w14:textId="77777777">
        <w:trPr>
          <w:jc w:val="center"/>
        </w:trPr>
        <w:tc>
          <w:tcPr>
            <w:tcW w:w="1008" w:type="dxa"/>
            <w:shd w:val="clear" w:color="auto" w:fill="FCE4D6"/>
          </w:tcPr>
          <w:p w14:paraId="3E47FC2C" w14:textId="77777777" w:rsidR="00CF5DFE" w:rsidRDefault="00000000">
            <w:pPr>
              <w:jc w:val="center"/>
            </w:pPr>
            <w:r>
              <w:rPr>
                <w:b/>
                <w:sz w:val="30"/>
              </w:rPr>
              <w:t>4</w:t>
            </w:r>
          </w:p>
        </w:tc>
        <w:tc>
          <w:tcPr>
            <w:tcW w:w="1872" w:type="dxa"/>
            <w:shd w:val="clear" w:color="auto" w:fill="FCE4D6"/>
          </w:tcPr>
          <w:p w14:paraId="6AA1E997" w14:textId="77777777" w:rsidR="00CF5DFE" w:rsidRDefault="00000000">
            <w:r>
              <w:rPr>
                <w:b/>
                <w:sz w:val="22"/>
              </w:rPr>
              <w:t>High</w:t>
            </w:r>
          </w:p>
        </w:tc>
        <w:tc>
          <w:tcPr>
            <w:tcW w:w="6624" w:type="dxa"/>
            <w:shd w:val="clear" w:color="auto" w:fill="FCE4D6"/>
          </w:tcPr>
          <w:p w14:paraId="608B3C3E" w14:textId="77777777" w:rsidR="00CF5DFE" w:rsidRDefault="00000000">
            <w:r>
              <w:rPr>
                <w:sz w:val="20"/>
              </w:rPr>
              <w:t>The step was mentally demanding. I had little spare capacity.</w:t>
            </w:r>
          </w:p>
        </w:tc>
      </w:tr>
      <w:tr w:rsidR="00CF5DFE" w14:paraId="669C9825" w14:textId="77777777">
        <w:trPr>
          <w:jc w:val="center"/>
        </w:trPr>
        <w:tc>
          <w:tcPr>
            <w:tcW w:w="1008" w:type="dxa"/>
            <w:shd w:val="clear" w:color="auto" w:fill="F8CBAD"/>
          </w:tcPr>
          <w:p w14:paraId="181071FA" w14:textId="77777777" w:rsidR="00CF5DFE" w:rsidRDefault="00000000">
            <w:pPr>
              <w:jc w:val="center"/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1872" w:type="dxa"/>
            <w:shd w:val="clear" w:color="auto" w:fill="F8CBAD"/>
          </w:tcPr>
          <w:p w14:paraId="49F14755" w14:textId="77777777" w:rsidR="00CF5DFE" w:rsidRDefault="00000000">
            <w:r>
              <w:rPr>
                <w:b/>
                <w:sz w:val="22"/>
              </w:rPr>
              <w:t>Very high</w:t>
            </w:r>
          </w:p>
        </w:tc>
        <w:tc>
          <w:tcPr>
            <w:tcW w:w="6624" w:type="dxa"/>
            <w:shd w:val="clear" w:color="auto" w:fill="F8CBAD"/>
          </w:tcPr>
          <w:p w14:paraId="484A549B" w14:textId="77777777" w:rsidR="00CF5DFE" w:rsidRDefault="00000000">
            <w:r>
              <w:rPr>
                <w:sz w:val="20"/>
              </w:rPr>
              <w:t>The step was mentally overwhelming. I was at my limit / struggling.</w:t>
            </w:r>
          </w:p>
        </w:tc>
      </w:tr>
    </w:tbl>
    <w:p w14:paraId="2085BB7B" w14:textId="77777777" w:rsidR="00CF5DFE" w:rsidRDefault="00000000">
      <w:pPr>
        <w:spacing w:before="200" w:after="60"/>
      </w:pPr>
      <w:r>
        <w:rPr>
          <w:b/>
          <w:color w:val="16243B"/>
          <w:sz w:val="24"/>
        </w:rPr>
        <w:t>What to say after each step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CF5DFE" w14:paraId="5D6BE457" w14:textId="77777777">
        <w:trPr>
          <w:jc w:val="center"/>
        </w:trPr>
        <w:tc>
          <w:tcPr>
            <w:tcW w:w="9504" w:type="dxa"/>
            <w:shd w:val="clear" w:color="auto" w:fill="EAF2FB"/>
          </w:tcPr>
          <w:p w14:paraId="457610B6" w14:textId="77777777" w:rsidR="00CF5DFE" w:rsidRDefault="00000000">
            <w:r>
              <w:rPr>
                <w:b/>
                <w:color w:val="16243B"/>
                <w:sz w:val="24"/>
              </w:rPr>
              <w:t>“Thinking about the step you just finished — how much MENTAL effort did it take? Please give me a number from 1 (very low) to 5 (very high).”</w:t>
            </w:r>
          </w:p>
        </w:tc>
      </w:tr>
    </w:tbl>
    <w:p w14:paraId="0F23CFB9" w14:textId="77777777" w:rsidR="00CF5DFE" w:rsidRDefault="00000000">
      <w:pPr>
        <w:spacing w:after="160"/>
      </w:pPr>
      <w:r>
        <w:rPr>
          <w:i/>
          <w:color w:val="555555"/>
          <w:sz w:val="19"/>
        </w:rPr>
        <w:t>Ask only about that one step, and ask it right after they mark the step complete — not in the middle of a step.</w:t>
      </w:r>
    </w:p>
    <w:p w14:paraId="6BE4B82F" w14:textId="77777777" w:rsidR="00CF5DFE" w:rsidRDefault="00000000">
      <w:pPr>
        <w:spacing w:before="200" w:after="60"/>
      </w:pPr>
      <w:r>
        <w:rPr>
          <w:b/>
          <w:color w:val="16243B"/>
          <w:sz w:val="24"/>
        </w:rPr>
        <w:t>How to run it (for the experimenter)</w:t>
      </w:r>
    </w:p>
    <w:p w14:paraId="407AC3F5" w14:textId="77777777" w:rsidR="00CF5DFE" w:rsidRDefault="00000000">
      <w:pPr>
        <w:pStyle w:val="ListBullet"/>
      </w:pPr>
      <w:r>
        <w:t>Give the operator the rating card before the procedure starts and let them read the five levels once, so everyone uses the scale the same way.</w:t>
      </w:r>
    </w:p>
    <w:p w14:paraId="40BC6299" w14:textId="77777777" w:rsidR="00CF5DFE" w:rsidRDefault="00000000">
      <w:pPr>
        <w:pStyle w:val="ListBullet"/>
      </w:pPr>
      <w:r>
        <w:t>Ask the prompt at each step boundary (when they tick the step complete). One quick number — do not discuss or coach the rating.</w:t>
      </w:r>
    </w:p>
    <w:p w14:paraId="161F6432" w14:textId="218AC328" w:rsidR="00CF5DFE" w:rsidRDefault="00000000">
      <w:pPr>
        <w:pStyle w:val="ListBullet"/>
      </w:pPr>
      <w:r>
        <w:t xml:space="preserve">Record the number against the correct step on the logging sheet, with the time. </w:t>
      </w:r>
      <w:del w:id="3" w:author="Zahabi, Maryam" w:date="2026-06-04T16:00:00Z" w16du:dateUtc="2026-06-04T21:00:00Z">
        <w:r w:rsidDel="00605EA0">
          <w:delText>If hands/conditions make writing hard, record audio and transcribe later.</w:delText>
        </w:r>
      </w:del>
    </w:p>
    <w:p w14:paraId="4D53991F" w14:textId="77777777" w:rsidR="00CF5DFE" w:rsidRDefault="00000000">
      <w:pPr>
        <w:pStyle w:val="ListBullet"/>
      </w:pPr>
      <w:r>
        <w:t>Keep wording and anchors identical across all operators so the ratings are comparable.</w:t>
      </w:r>
    </w:p>
    <w:p w14:paraId="1B2614A1" w14:textId="26F17015" w:rsidR="00CF5DFE" w:rsidDel="00605EA0" w:rsidRDefault="00000000">
      <w:pPr>
        <w:pStyle w:val="ListBullet"/>
        <w:rPr>
          <w:del w:id="4" w:author="Zahabi, Maryam" w:date="2026-06-04T15:58:00Z" w16du:dateUtc="2026-06-04T20:58:00Z"/>
        </w:rPr>
      </w:pPr>
      <w:del w:id="5" w:author="Zahabi, Maryam" w:date="2026-06-04T15:58:00Z" w16du:dateUtc="2026-06-04T20:58:00Z">
        <w:r w:rsidDel="00605EA0">
          <w:delText>At the END of each procedure, also administer the full NASA-TLX (or Raw-TLX) once, for the multidimensional picture. The per-step 1–5 is the primary, granular ground truth; the end-of-run TLX is context.</w:delText>
        </w:r>
      </w:del>
    </w:p>
    <w:p w14:paraId="1EF21A37" w14:textId="77777777" w:rsidR="00CF5DFE" w:rsidRDefault="00000000">
      <w:r>
        <w:br w:type="page"/>
      </w:r>
    </w:p>
    <w:p w14:paraId="48E46C86" w14:textId="77777777" w:rsidR="00CF5DFE" w:rsidRDefault="00000000">
      <w:r>
        <w:rPr>
          <w:b/>
          <w:color w:val="16243B"/>
          <w:sz w:val="28"/>
        </w:rPr>
        <w:lastRenderedPageBreak/>
        <w:t>Logging sheet — Centrifuge</w:t>
      </w:r>
    </w:p>
    <w:p w14:paraId="7E242186" w14:textId="77777777" w:rsidR="00CF5DFE" w:rsidRDefault="00000000">
      <w:pPr>
        <w:spacing w:after="80"/>
      </w:pPr>
      <w:r>
        <w:rPr>
          <w:sz w:val="20"/>
        </w:rPr>
        <w:t>Participant ID: __________    Train: ______    Date: ____________    Experimenter: __________</w:t>
      </w:r>
    </w:p>
    <w:p w14:paraId="4B271182" w14:textId="77777777" w:rsidR="00CF5DFE" w:rsidRDefault="00000000">
      <w:pPr>
        <w:spacing w:after="80"/>
      </w:pPr>
      <w:r>
        <w:rPr>
          <w:color w:val="555555"/>
          <w:sz w:val="18"/>
        </w:rPr>
        <w:t>Scale: 1 = Very low  ·  2 = Low  ·  3 = Moderate  ·  4 = High  ·  5 = Very high mental workload.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4320"/>
        <w:gridCol w:w="1584"/>
        <w:gridCol w:w="1008"/>
        <w:gridCol w:w="1872"/>
      </w:tblGrid>
      <w:tr w:rsidR="00CF5DFE" w14:paraId="4CFA2C6E" w14:textId="77777777">
        <w:trPr>
          <w:jc w:val="center"/>
        </w:trPr>
        <w:tc>
          <w:tcPr>
            <w:tcW w:w="720" w:type="dxa"/>
            <w:shd w:val="clear" w:color="auto" w:fill="24344D"/>
          </w:tcPr>
          <w:p w14:paraId="34D77D92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24344D"/>
          </w:tcPr>
          <w:p w14:paraId="49F91F9B" w14:textId="77777777" w:rsidR="00CF5DFE" w:rsidRDefault="00000000">
            <w:r>
              <w:rPr>
                <w:b/>
                <w:color w:val="FFFFFF"/>
                <w:sz w:val="19"/>
              </w:rPr>
              <w:t>Step (brief)</w:t>
            </w:r>
          </w:p>
        </w:tc>
        <w:tc>
          <w:tcPr>
            <w:tcW w:w="1584" w:type="dxa"/>
            <w:shd w:val="clear" w:color="auto" w:fill="24344D"/>
          </w:tcPr>
          <w:p w14:paraId="753E67C7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Mental workload (1–5)</w:t>
            </w:r>
          </w:p>
        </w:tc>
        <w:tc>
          <w:tcPr>
            <w:tcW w:w="1008" w:type="dxa"/>
            <w:shd w:val="clear" w:color="auto" w:fill="24344D"/>
          </w:tcPr>
          <w:p w14:paraId="762041C3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w="1872" w:type="dxa"/>
            <w:shd w:val="clear" w:color="auto" w:fill="24344D"/>
          </w:tcPr>
          <w:p w14:paraId="4E87DB70" w14:textId="77777777" w:rsidR="00CF5DFE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F5DFE" w14:paraId="161F8414" w14:textId="77777777">
        <w:trPr>
          <w:jc w:val="center"/>
        </w:trPr>
        <w:tc>
          <w:tcPr>
            <w:tcW w:w="720" w:type="dxa"/>
          </w:tcPr>
          <w:p w14:paraId="34876283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320" w:type="dxa"/>
          </w:tcPr>
          <w:p w14:paraId="48DAFA4E" w14:textId="77777777" w:rsidR="00CF5DFE" w:rsidRDefault="00000000">
            <w:r>
              <w:rPr>
                <w:sz w:val="18"/>
              </w:rPr>
              <w:t>Take a sample from the oil outlet of the bulk oil treater…</w:t>
            </w:r>
          </w:p>
        </w:tc>
        <w:tc>
          <w:tcPr>
            <w:tcW w:w="1584" w:type="dxa"/>
          </w:tcPr>
          <w:p w14:paraId="13C15D74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7C2AD9D1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12F32D5A" w14:textId="77777777" w:rsidR="00CF5DFE" w:rsidRDefault="00CF5DFE"/>
        </w:tc>
      </w:tr>
      <w:tr w:rsidR="00CF5DFE" w14:paraId="16B42331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521AB773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320" w:type="dxa"/>
            <w:shd w:val="clear" w:color="auto" w:fill="F2F6FA"/>
          </w:tcPr>
          <w:p w14:paraId="65FC9BDB" w14:textId="77777777" w:rsidR="00CF5DFE" w:rsidRDefault="00000000">
            <w:r>
              <w:rPr>
                <w:sz w:val="18"/>
              </w:rPr>
              <w:t>Samples should be taken in two 200 ml certified centrifug…</w:t>
            </w:r>
          </w:p>
        </w:tc>
        <w:tc>
          <w:tcPr>
            <w:tcW w:w="1584" w:type="dxa"/>
            <w:shd w:val="clear" w:color="auto" w:fill="F2F6FA"/>
          </w:tcPr>
          <w:p w14:paraId="26F3FBAC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790ACA86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2E087D1A" w14:textId="77777777" w:rsidR="00CF5DFE" w:rsidRDefault="00CF5DFE"/>
        </w:tc>
      </w:tr>
      <w:tr w:rsidR="00CF5DFE" w14:paraId="2C903CDF" w14:textId="77777777">
        <w:trPr>
          <w:jc w:val="center"/>
        </w:trPr>
        <w:tc>
          <w:tcPr>
            <w:tcW w:w="720" w:type="dxa"/>
          </w:tcPr>
          <w:p w14:paraId="17B6D2FD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4320" w:type="dxa"/>
          </w:tcPr>
          <w:p w14:paraId="5BC8F2A0" w14:textId="77777777" w:rsidR="00CF5DFE" w:rsidRDefault="00000000">
            <w:r>
              <w:rPr>
                <w:sz w:val="18"/>
              </w:rPr>
              <w:t>Place tubes into heater and let the samples heat to 115-1…</w:t>
            </w:r>
          </w:p>
        </w:tc>
        <w:tc>
          <w:tcPr>
            <w:tcW w:w="1584" w:type="dxa"/>
          </w:tcPr>
          <w:p w14:paraId="4710BF3D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68855C34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5F2F16F2" w14:textId="77777777" w:rsidR="00CF5DFE" w:rsidRDefault="00CF5DFE"/>
        </w:tc>
      </w:tr>
      <w:tr w:rsidR="00CF5DFE" w14:paraId="558B525D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347C13A0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4320" w:type="dxa"/>
            <w:shd w:val="clear" w:color="auto" w:fill="F2F6FA"/>
          </w:tcPr>
          <w:p w14:paraId="1709A816" w14:textId="77777777" w:rsidR="00CF5DFE" w:rsidRDefault="00000000">
            <w:r>
              <w:rPr>
                <w:sz w:val="18"/>
              </w:rPr>
              <w:t>Place tubes onto opposite sides of the centrifuge to main…</w:t>
            </w:r>
          </w:p>
        </w:tc>
        <w:tc>
          <w:tcPr>
            <w:tcW w:w="1584" w:type="dxa"/>
            <w:shd w:val="clear" w:color="auto" w:fill="F2F6FA"/>
          </w:tcPr>
          <w:p w14:paraId="688207FE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5F79775C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51E4E754" w14:textId="77777777" w:rsidR="00CF5DFE" w:rsidRDefault="00CF5DFE"/>
        </w:tc>
      </w:tr>
      <w:tr w:rsidR="00CF5DFE" w14:paraId="0935D19A" w14:textId="77777777">
        <w:trPr>
          <w:jc w:val="center"/>
        </w:trPr>
        <w:tc>
          <w:tcPr>
            <w:tcW w:w="720" w:type="dxa"/>
          </w:tcPr>
          <w:p w14:paraId="5CE39340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4320" w:type="dxa"/>
          </w:tcPr>
          <w:p w14:paraId="2194D372" w14:textId="77777777" w:rsidR="00CF5DFE" w:rsidRDefault="00000000">
            <w:r>
              <w:rPr>
                <w:sz w:val="18"/>
              </w:rPr>
              <w:t>Spin the centrifuge for five minutes tests at 70 percent…</w:t>
            </w:r>
          </w:p>
        </w:tc>
        <w:tc>
          <w:tcPr>
            <w:tcW w:w="1584" w:type="dxa"/>
          </w:tcPr>
          <w:p w14:paraId="6580840B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0E568CB7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2960FF7B" w14:textId="77777777" w:rsidR="00CF5DFE" w:rsidRDefault="00CF5DFE"/>
        </w:tc>
      </w:tr>
      <w:tr w:rsidR="00CF5DFE" w14:paraId="2F528318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70B6B218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4320" w:type="dxa"/>
            <w:shd w:val="clear" w:color="auto" w:fill="F2F6FA"/>
          </w:tcPr>
          <w:p w14:paraId="2BDB48EB" w14:textId="77777777" w:rsidR="00CF5DFE" w:rsidRDefault="00000000">
            <w:r>
              <w:rPr>
                <w:sz w:val="18"/>
              </w:rPr>
              <w:t>Obtain readings of combined basic sediment and water in p…</w:t>
            </w:r>
          </w:p>
        </w:tc>
        <w:tc>
          <w:tcPr>
            <w:tcW w:w="1584" w:type="dxa"/>
            <w:shd w:val="clear" w:color="auto" w:fill="F2F6FA"/>
          </w:tcPr>
          <w:p w14:paraId="16891F23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257C4B4C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2C616453" w14:textId="77777777" w:rsidR="00CF5DFE" w:rsidRDefault="00CF5DFE"/>
        </w:tc>
      </w:tr>
      <w:tr w:rsidR="00CF5DFE" w14:paraId="4E1F5E9A" w14:textId="77777777">
        <w:trPr>
          <w:jc w:val="center"/>
        </w:trPr>
        <w:tc>
          <w:tcPr>
            <w:tcW w:w="720" w:type="dxa"/>
          </w:tcPr>
          <w:p w14:paraId="0B7BF960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4320" w:type="dxa"/>
          </w:tcPr>
          <w:p w14:paraId="2E1AA08F" w14:textId="77777777" w:rsidR="00CF5DFE" w:rsidRDefault="00000000">
            <w:r>
              <w:rPr>
                <w:sz w:val="18"/>
              </w:rPr>
              <w:t>Average the results from the two different tubes.</w:t>
            </w:r>
          </w:p>
        </w:tc>
        <w:tc>
          <w:tcPr>
            <w:tcW w:w="1584" w:type="dxa"/>
          </w:tcPr>
          <w:p w14:paraId="4E8E48C4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438A7798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321AEDBE" w14:textId="77777777" w:rsidR="00CF5DFE" w:rsidRDefault="00CF5DFE"/>
        </w:tc>
      </w:tr>
      <w:tr w:rsidR="00CF5DFE" w14:paraId="4F46AF61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247D05DA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4320" w:type="dxa"/>
            <w:shd w:val="clear" w:color="auto" w:fill="F2F6FA"/>
          </w:tcPr>
          <w:p w14:paraId="6B562FBE" w14:textId="77777777" w:rsidR="00CF5DFE" w:rsidRDefault="00000000">
            <w:r>
              <w:rPr>
                <w:sz w:val="18"/>
              </w:rPr>
              <w:t>If your results are questionable, take two more samples.</w:t>
            </w:r>
          </w:p>
        </w:tc>
        <w:tc>
          <w:tcPr>
            <w:tcW w:w="1584" w:type="dxa"/>
            <w:shd w:val="clear" w:color="auto" w:fill="F2F6FA"/>
          </w:tcPr>
          <w:p w14:paraId="64728B06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194C60E4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222DBA09" w14:textId="77777777" w:rsidR="00CF5DFE" w:rsidRDefault="00CF5DFE"/>
        </w:tc>
      </w:tr>
      <w:tr w:rsidR="00CF5DFE" w14:paraId="33ED5B30" w14:textId="77777777">
        <w:trPr>
          <w:jc w:val="center"/>
        </w:trPr>
        <w:tc>
          <w:tcPr>
            <w:tcW w:w="720" w:type="dxa"/>
            <w:shd w:val="clear" w:color="auto" w:fill="EAF2FB"/>
          </w:tcPr>
          <w:p w14:paraId="65C2FA59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End</w:t>
            </w:r>
          </w:p>
        </w:tc>
        <w:tc>
          <w:tcPr>
            <w:tcW w:w="4320" w:type="dxa"/>
            <w:shd w:val="clear" w:color="auto" w:fill="EAF2FB"/>
          </w:tcPr>
          <w:p w14:paraId="040B0792" w14:textId="77777777" w:rsidR="00CF5DFE" w:rsidRDefault="00000000">
            <w:r>
              <w:rPr>
                <w:b/>
                <w:sz w:val="18"/>
              </w:rPr>
              <w:t>Overall mental workload for the whole procedure</w:t>
            </w:r>
          </w:p>
        </w:tc>
        <w:tc>
          <w:tcPr>
            <w:tcW w:w="1584" w:type="dxa"/>
            <w:shd w:val="clear" w:color="auto" w:fill="EAF2FB"/>
          </w:tcPr>
          <w:p w14:paraId="362E1A58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EAF2FB"/>
          </w:tcPr>
          <w:p w14:paraId="21B5858D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EAF2FB"/>
          </w:tcPr>
          <w:p w14:paraId="4BD1350F" w14:textId="77777777" w:rsidR="00CF5DFE" w:rsidRDefault="00CF5DFE"/>
        </w:tc>
      </w:tr>
    </w:tbl>
    <w:p w14:paraId="33D01901" w14:textId="642C42FA" w:rsidR="00CF5DFE" w:rsidDel="00605EA0" w:rsidRDefault="00000000">
      <w:pPr>
        <w:spacing w:after="40"/>
        <w:rPr>
          <w:del w:id="6" w:author="Zahabi, Maryam" w:date="2026-06-04T15:59:00Z" w16du:dateUtc="2026-06-04T20:59:00Z"/>
        </w:rPr>
      </w:pPr>
      <w:del w:id="7" w:author="Zahabi, Maryam" w:date="2026-06-04T15:59:00Z" w16du:dateUtc="2026-06-04T20:59:00Z">
        <w:r w:rsidDel="00605EA0">
          <w:rPr>
            <w:i/>
            <w:color w:val="555555"/>
            <w:sz w:val="18"/>
          </w:rPr>
          <w:delText>Reminder: administer the full NASA-TLX / Raw-TLX once after this sheet is complete.</w:delText>
        </w:r>
      </w:del>
    </w:p>
    <w:p w14:paraId="515C09AA" w14:textId="77777777" w:rsidR="00CF5DFE" w:rsidRDefault="00000000">
      <w:r>
        <w:br w:type="page"/>
      </w:r>
    </w:p>
    <w:p w14:paraId="52EB917A" w14:textId="77777777" w:rsidR="00CF5DFE" w:rsidRDefault="00000000">
      <w:r>
        <w:rPr>
          <w:b/>
          <w:color w:val="16243B"/>
          <w:sz w:val="28"/>
        </w:rPr>
        <w:lastRenderedPageBreak/>
        <w:t>Logging sheet — Column Flushing</w:t>
      </w:r>
    </w:p>
    <w:p w14:paraId="3238E38A" w14:textId="77777777" w:rsidR="00CF5DFE" w:rsidRDefault="00000000">
      <w:pPr>
        <w:spacing w:after="80"/>
      </w:pPr>
      <w:r>
        <w:rPr>
          <w:sz w:val="20"/>
        </w:rPr>
        <w:t>Participant ID: __________    Train: ______    Date: ____________    Experimenter: __________</w:t>
      </w:r>
    </w:p>
    <w:p w14:paraId="4B7E0664" w14:textId="77777777" w:rsidR="00CF5DFE" w:rsidRDefault="00000000">
      <w:pPr>
        <w:spacing w:after="80"/>
      </w:pPr>
      <w:r>
        <w:rPr>
          <w:color w:val="555555"/>
          <w:sz w:val="18"/>
        </w:rPr>
        <w:t>Scale: 1 = Very low  ·  2 = Low  ·  3 = Moderate  ·  4 = High  ·  5 = Very high mental workload.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4320"/>
        <w:gridCol w:w="1584"/>
        <w:gridCol w:w="1008"/>
        <w:gridCol w:w="1872"/>
      </w:tblGrid>
      <w:tr w:rsidR="00CF5DFE" w14:paraId="66AE8DDA" w14:textId="77777777">
        <w:trPr>
          <w:jc w:val="center"/>
        </w:trPr>
        <w:tc>
          <w:tcPr>
            <w:tcW w:w="720" w:type="dxa"/>
            <w:shd w:val="clear" w:color="auto" w:fill="24344D"/>
          </w:tcPr>
          <w:p w14:paraId="3CC7FB53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24344D"/>
          </w:tcPr>
          <w:p w14:paraId="5F01868D" w14:textId="77777777" w:rsidR="00CF5DFE" w:rsidRDefault="00000000">
            <w:r>
              <w:rPr>
                <w:b/>
                <w:color w:val="FFFFFF"/>
                <w:sz w:val="19"/>
              </w:rPr>
              <w:t>Step (brief)</w:t>
            </w:r>
          </w:p>
        </w:tc>
        <w:tc>
          <w:tcPr>
            <w:tcW w:w="1584" w:type="dxa"/>
            <w:shd w:val="clear" w:color="auto" w:fill="24344D"/>
          </w:tcPr>
          <w:p w14:paraId="5893C289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Mental workload (1–5)</w:t>
            </w:r>
          </w:p>
        </w:tc>
        <w:tc>
          <w:tcPr>
            <w:tcW w:w="1008" w:type="dxa"/>
            <w:shd w:val="clear" w:color="auto" w:fill="24344D"/>
          </w:tcPr>
          <w:p w14:paraId="379AF084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w="1872" w:type="dxa"/>
            <w:shd w:val="clear" w:color="auto" w:fill="24344D"/>
          </w:tcPr>
          <w:p w14:paraId="4E09BD43" w14:textId="77777777" w:rsidR="00CF5DFE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F5DFE" w14:paraId="487B5D05" w14:textId="77777777">
        <w:trPr>
          <w:jc w:val="center"/>
        </w:trPr>
        <w:tc>
          <w:tcPr>
            <w:tcW w:w="720" w:type="dxa"/>
          </w:tcPr>
          <w:p w14:paraId="5184CE38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320" w:type="dxa"/>
          </w:tcPr>
          <w:p w14:paraId="6EE81501" w14:textId="77777777" w:rsidR="00CF5DFE" w:rsidRDefault="00000000">
            <w:r>
              <w:rPr>
                <w:sz w:val="18"/>
              </w:rPr>
              <w:t>Have CRO place ILIC - 101 in Manual Control.</w:t>
            </w:r>
          </w:p>
        </w:tc>
        <w:tc>
          <w:tcPr>
            <w:tcW w:w="1584" w:type="dxa"/>
          </w:tcPr>
          <w:p w14:paraId="587ABF53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780AA5A5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4B81AA9E" w14:textId="77777777" w:rsidR="00CF5DFE" w:rsidRDefault="00CF5DFE"/>
        </w:tc>
      </w:tr>
      <w:tr w:rsidR="00CF5DFE" w14:paraId="0175E7FC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3FAC58B1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320" w:type="dxa"/>
            <w:shd w:val="clear" w:color="auto" w:fill="F2F6FA"/>
          </w:tcPr>
          <w:p w14:paraId="51D349E7" w14:textId="77777777" w:rsidR="00CF5DFE" w:rsidRDefault="00000000">
            <w:r>
              <w:rPr>
                <w:sz w:val="18"/>
              </w:rPr>
              <w:t>Have CRO communicate when controller is in Manual.</w:t>
            </w:r>
          </w:p>
        </w:tc>
        <w:tc>
          <w:tcPr>
            <w:tcW w:w="1584" w:type="dxa"/>
            <w:shd w:val="clear" w:color="auto" w:fill="F2F6FA"/>
          </w:tcPr>
          <w:p w14:paraId="31C70753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3B70BDEA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6F328DC6" w14:textId="77777777" w:rsidR="00CF5DFE" w:rsidRDefault="00CF5DFE"/>
        </w:tc>
      </w:tr>
      <w:tr w:rsidR="00CF5DFE" w14:paraId="0859F0D5" w14:textId="77777777">
        <w:trPr>
          <w:jc w:val="center"/>
        </w:trPr>
        <w:tc>
          <w:tcPr>
            <w:tcW w:w="720" w:type="dxa"/>
          </w:tcPr>
          <w:p w14:paraId="23515630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4320" w:type="dxa"/>
          </w:tcPr>
          <w:p w14:paraId="0264264A" w14:textId="77777777" w:rsidR="00CF5DFE" w:rsidRDefault="00000000">
            <w:r>
              <w:rPr>
                <w:sz w:val="18"/>
              </w:rPr>
              <w:t>Close manual column valve M101 - 9. Lower isolation valve…</w:t>
            </w:r>
          </w:p>
        </w:tc>
        <w:tc>
          <w:tcPr>
            <w:tcW w:w="1584" w:type="dxa"/>
          </w:tcPr>
          <w:p w14:paraId="571DA25C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26EA91D5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0FE9687B" w14:textId="77777777" w:rsidR="00CF5DFE" w:rsidRDefault="00CF5DFE"/>
        </w:tc>
      </w:tr>
      <w:tr w:rsidR="00CF5DFE" w14:paraId="2EF8A467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7D78CD0E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4320" w:type="dxa"/>
            <w:shd w:val="clear" w:color="auto" w:fill="F2F6FA"/>
          </w:tcPr>
          <w:p w14:paraId="1E5F7C56" w14:textId="77777777" w:rsidR="00CF5DFE" w:rsidRDefault="00000000">
            <w:r>
              <w:rPr>
                <w:sz w:val="18"/>
              </w:rPr>
              <w:t>Close manual column valve M101 - 11. Upper isolation valv…</w:t>
            </w:r>
          </w:p>
        </w:tc>
        <w:tc>
          <w:tcPr>
            <w:tcW w:w="1584" w:type="dxa"/>
            <w:shd w:val="clear" w:color="auto" w:fill="F2F6FA"/>
          </w:tcPr>
          <w:p w14:paraId="5031B899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1E8398C1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3987EF6B" w14:textId="77777777" w:rsidR="00CF5DFE" w:rsidRDefault="00CF5DFE"/>
        </w:tc>
      </w:tr>
      <w:tr w:rsidR="00CF5DFE" w14:paraId="23DBAD3B" w14:textId="77777777">
        <w:trPr>
          <w:jc w:val="center"/>
        </w:trPr>
        <w:tc>
          <w:tcPr>
            <w:tcW w:w="720" w:type="dxa"/>
          </w:tcPr>
          <w:p w14:paraId="13C7D6AB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4320" w:type="dxa"/>
          </w:tcPr>
          <w:p w14:paraId="74830A07" w14:textId="77777777" w:rsidR="00CF5DFE" w:rsidRDefault="00000000">
            <w:r>
              <w:rPr>
                <w:sz w:val="18"/>
              </w:rPr>
              <w:t>Remove plug.</w:t>
            </w:r>
          </w:p>
        </w:tc>
        <w:tc>
          <w:tcPr>
            <w:tcW w:w="1584" w:type="dxa"/>
          </w:tcPr>
          <w:p w14:paraId="62249950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311A8C1F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627E56FA" w14:textId="77777777" w:rsidR="00CF5DFE" w:rsidRDefault="00CF5DFE"/>
        </w:tc>
      </w:tr>
      <w:tr w:rsidR="00CF5DFE" w14:paraId="030C85C6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3D91864D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4320" w:type="dxa"/>
            <w:shd w:val="clear" w:color="auto" w:fill="F2F6FA"/>
          </w:tcPr>
          <w:p w14:paraId="12DA17F5" w14:textId="77777777" w:rsidR="00CF5DFE" w:rsidRDefault="00000000">
            <w:r>
              <w:rPr>
                <w:sz w:val="18"/>
              </w:rPr>
              <w:t>Open drain valve on bottom of float cage.</w:t>
            </w:r>
          </w:p>
        </w:tc>
        <w:tc>
          <w:tcPr>
            <w:tcW w:w="1584" w:type="dxa"/>
            <w:shd w:val="clear" w:color="auto" w:fill="F2F6FA"/>
          </w:tcPr>
          <w:p w14:paraId="53D5DFA1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4EF10438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0F3BC54B" w14:textId="77777777" w:rsidR="00CF5DFE" w:rsidRDefault="00CF5DFE"/>
        </w:tc>
      </w:tr>
      <w:tr w:rsidR="00CF5DFE" w14:paraId="5D73B9FA" w14:textId="77777777">
        <w:trPr>
          <w:jc w:val="center"/>
        </w:trPr>
        <w:tc>
          <w:tcPr>
            <w:tcW w:w="720" w:type="dxa"/>
          </w:tcPr>
          <w:p w14:paraId="1274A0E6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4320" w:type="dxa"/>
          </w:tcPr>
          <w:p w14:paraId="1F4D523A" w14:textId="77777777" w:rsidR="00CF5DFE" w:rsidRDefault="00000000">
            <w:r>
              <w:rPr>
                <w:sz w:val="18"/>
              </w:rPr>
              <w:t>Drain fluids into a bucket with secondary containment.</w:t>
            </w:r>
          </w:p>
        </w:tc>
        <w:tc>
          <w:tcPr>
            <w:tcW w:w="1584" w:type="dxa"/>
          </w:tcPr>
          <w:p w14:paraId="74584E2A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7ABB8BF4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07F502A9" w14:textId="77777777" w:rsidR="00CF5DFE" w:rsidRDefault="00CF5DFE"/>
        </w:tc>
      </w:tr>
      <w:tr w:rsidR="00CF5DFE" w14:paraId="053BFFD1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3BB28895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4320" w:type="dxa"/>
            <w:shd w:val="clear" w:color="auto" w:fill="F2F6FA"/>
          </w:tcPr>
          <w:p w14:paraId="4B2E9106" w14:textId="77777777" w:rsidR="00CF5DFE" w:rsidRDefault="00000000">
            <w:r>
              <w:rPr>
                <w:sz w:val="18"/>
              </w:rPr>
              <w:t>Remove plug and open vent on top of float cage and vent t…</w:t>
            </w:r>
          </w:p>
        </w:tc>
        <w:tc>
          <w:tcPr>
            <w:tcW w:w="1584" w:type="dxa"/>
            <w:shd w:val="clear" w:color="auto" w:fill="F2F6FA"/>
          </w:tcPr>
          <w:p w14:paraId="547E654D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100117D0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14FB3C10" w14:textId="77777777" w:rsidR="00CF5DFE" w:rsidRDefault="00CF5DFE"/>
        </w:tc>
      </w:tr>
      <w:tr w:rsidR="00CF5DFE" w14:paraId="231C4327" w14:textId="77777777">
        <w:trPr>
          <w:jc w:val="center"/>
        </w:trPr>
        <w:tc>
          <w:tcPr>
            <w:tcW w:w="720" w:type="dxa"/>
          </w:tcPr>
          <w:p w14:paraId="69D1ABC5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4320" w:type="dxa"/>
          </w:tcPr>
          <w:p w14:paraId="2BB7A346" w14:textId="77777777" w:rsidR="00CF5DFE" w:rsidRDefault="00000000">
            <w:r>
              <w:rPr>
                <w:sz w:val="18"/>
              </w:rPr>
              <w:t>Close the vent valve and re-install plug.</w:t>
            </w:r>
          </w:p>
        </w:tc>
        <w:tc>
          <w:tcPr>
            <w:tcW w:w="1584" w:type="dxa"/>
          </w:tcPr>
          <w:p w14:paraId="3EFF6DD3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682516BC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71E61764" w14:textId="77777777" w:rsidR="00CF5DFE" w:rsidRDefault="00CF5DFE"/>
        </w:tc>
      </w:tr>
      <w:tr w:rsidR="00CF5DFE" w14:paraId="7CB82D6B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0E48F155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20" w:type="dxa"/>
            <w:shd w:val="clear" w:color="auto" w:fill="F2F6FA"/>
          </w:tcPr>
          <w:p w14:paraId="1F5F0C45" w14:textId="77777777" w:rsidR="00CF5DFE" w:rsidRDefault="00000000">
            <w:r>
              <w:rPr>
                <w:sz w:val="18"/>
              </w:rPr>
              <w:t>Close the drain valve and re-install plug.</w:t>
            </w:r>
          </w:p>
        </w:tc>
        <w:tc>
          <w:tcPr>
            <w:tcW w:w="1584" w:type="dxa"/>
            <w:shd w:val="clear" w:color="auto" w:fill="F2F6FA"/>
          </w:tcPr>
          <w:p w14:paraId="1C6663FF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1F16F891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4F4A9EBA" w14:textId="77777777" w:rsidR="00CF5DFE" w:rsidRDefault="00CF5DFE"/>
        </w:tc>
      </w:tr>
      <w:tr w:rsidR="00CF5DFE" w14:paraId="5FA99DC0" w14:textId="77777777">
        <w:trPr>
          <w:jc w:val="center"/>
        </w:trPr>
        <w:tc>
          <w:tcPr>
            <w:tcW w:w="720" w:type="dxa"/>
          </w:tcPr>
          <w:p w14:paraId="40B358A2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20" w:type="dxa"/>
          </w:tcPr>
          <w:p w14:paraId="3B5C14F2" w14:textId="77777777" w:rsidR="00CF5DFE" w:rsidRDefault="00000000">
            <w:r>
              <w:rPr>
                <w:sz w:val="18"/>
              </w:rPr>
              <w:t>Open manual column valves M101 - 11. Upper isolation valv…</w:t>
            </w:r>
          </w:p>
        </w:tc>
        <w:tc>
          <w:tcPr>
            <w:tcW w:w="1584" w:type="dxa"/>
          </w:tcPr>
          <w:p w14:paraId="569C5670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46ACEE50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733F54EB" w14:textId="77777777" w:rsidR="00CF5DFE" w:rsidRDefault="00CF5DFE"/>
        </w:tc>
      </w:tr>
      <w:tr w:rsidR="00CF5DFE" w14:paraId="71504F08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0915BBA0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320" w:type="dxa"/>
            <w:shd w:val="clear" w:color="auto" w:fill="F2F6FA"/>
          </w:tcPr>
          <w:p w14:paraId="21CB99AE" w14:textId="77777777" w:rsidR="00CF5DFE" w:rsidRDefault="00000000">
            <w:r>
              <w:rPr>
                <w:sz w:val="18"/>
              </w:rPr>
              <w:t>Open manual column valves M101 - 9. Lower isolation valve…</w:t>
            </w:r>
          </w:p>
        </w:tc>
        <w:tc>
          <w:tcPr>
            <w:tcW w:w="1584" w:type="dxa"/>
            <w:shd w:val="clear" w:color="auto" w:fill="F2F6FA"/>
          </w:tcPr>
          <w:p w14:paraId="1AD376AA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3D7C120D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5BCD62B3" w14:textId="77777777" w:rsidR="00CF5DFE" w:rsidRDefault="00CF5DFE"/>
        </w:tc>
      </w:tr>
      <w:tr w:rsidR="00CF5DFE" w14:paraId="1E0DDC01" w14:textId="77777777">
        <w:trPr>
          <w:jc w:val="center"/>
        </w:trPr>
        <w:tc>
          <w:tcPr>
            <w:tcW w:w="720" w:type="dxa"/>
          </w:tcPr>
          <w:p w14:paraId="30F4D63A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320" w:type="dxa"/>
          </w:tcPr>
          <w:p w14:paraId="3BCB2D56" w14:textId="77777777" w:rsidR="00CF5DFE" w:rsidRDefault="00000000">
            <w:r>
              <w:rPr>
                <w:sz w:val="18"/>
              </w:rPr>
              <w:t>Observe that the fluid rise and that the ILIC returns to…</w:t>
            </w:r>
          </w:p>
        </w:tc>
        <w:tc>
          <w:tcPr>
            <w:tcW w:w="1584" w:type="dxa"/>
          </w:tcPr>
          <w:p w14:paraId="7C9713E8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4AE3990D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1873659C" w14:textId="77777777" w:rsidR="00CF5DFE" w:rsidRDefault="00CF5DFE"/>
        </w:tc>
      </w:tr>
      <w:tr w:rsidR="00CF5DFE" w14:paraId="23D11811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14BDCD09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320" w:type="dxa"/>
            <w:shd w:val="clear" w:color="auto" w:fill="F2F6FA"/>
          </w:tcPr>
          <w:p w14:paraId="506F8E5D" w14:textId="77777777" w:rsidR="00CF5DFE" w:rsidRDefault="00000000">
            <w:r>
              <w:rPr>
                <w:sz w:val="18"/>
              </w:rPr>
              <w:t>Dispose of fluids collected from performing the task by d…</w:t>
            </w:r>
          </w:p>
        </w:tc>
        <w:tc>
          <w:tcPr>
            <w:tcW w:w="1584" w:type="dxa"/>
            <w:shd w:val="clear" w:color="auto" w:fill="F2F6FA"/>
          </w:tcPr>
          <w:p w14:paraId="62B5532F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61452443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348D17A6" w14:textId="77777777" w:rsidR="00CF5DFE" w:rsidRDefault="00CF5DFE"/>
        </w:tc>
      </w:tr>
      <w:tr w:rsidR="00CF5DFE" w14:paraId="44CE6EE2" w14:textId="77777777">
        <w:trPr>
          <w:jc w:val="center"/>
        </w:trPr>
        <w:tc>
          <w:tcPr>
            <w:tcW w:w="720" w:type="dxa"/>
            <w:shd w:val="clear" w:color="auto" w:fill="EAF2FB"/>
          </w:tcPr>
          <w:p w14:paraId="27951912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End</w:t>
            </w:r>
          </w:p>
        </w:tc>
        <w:tc>
          <w:tcPr>
            <w:tcW w:w="4320" w:type="dxa"/>
            <w:shd w:val="clear" w:color="auto" w:fill="EAF2FB"/>
          </w:tcPr>
          <w:p w14:paraId="1DEF99AA" w14:textId="77777777" w:rsidR="00CF5DFE" w:rsidRDefault="00000000">
            <w:r>
              <w:rPr>
                <w:b/>
                <w:sz w:val="18"/>
              </w:rPr>
              <w:t>Overall mental workload for the whole procedure</w:t>
            </w:r>
          </w:p>
        </w:tc>
        <w:tc>
          <w:tcPr>
            <w:tcW w:w="1584" w:type="dxa"/>
            <w:shd w:val="clear" w:color="auto" w:fill="EAF2FB"/>
          </w:tcPr>
          <w:p w14:paraId="0BE6C53C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EAF2FB"/>
          </w:tcPr>
          <w:p w14:paraId="2F29444C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EAF2FB"/>
          </w:tcPr>
          <w:p w14:paraId="5D2DE59C" w14:textId="77777777" w:rsidR="00CF5DFE" w:rsidRDefault="00CF5DFE"/>
        </w:tc>
      </w:tr>
    </w:tbl>
    <w:p w14:paraId="3E80AC71" w14:textId="2FB622DA" w:rsidR="00CF5DFE" w:rsidDel="00605EA0" w:rsidRDefault="00000000">
      <w:pPr>
        <w:spacing w:after="40"/>
        <w:rPr>
          <w:del w:id="8" w:author="Zahabi, Maryam" w:date="2026-06-04T15:59:00Z" w16du:dateUtc="2026-06-04T20:59:00Z"/>
        </w:rPr>
      </w:pPr>
      <w:del w:id="9" w:author="Zahabi, Maryam" w:date="2026-06-04T15:59:00Z" w16du:dateUtc="2026-06-04T20:59:00Z">
        <w:r w:rsidDel="00605EA0">
          <w:rPr>
            <w:i/>
            <w:color w:val="555555"/>
            <w:sz w:val="18"/>
          </w:rPr>
          <w:delText>Reminder: administer the full NASA-TLX / Raw-TLX once after this sheet is complete.</w:delText>
        </w:r>
      </w:del>
    </w:p>
    <w:p w14:paraId="69644ACF" w14:textId="77777777" w:rsidR="00CF5DFE" w:rsidRDefault="00000000">
      <w:r>
        <w:br w:type="page"/>
      </w:r>
    </w:p>
    <w:p w14:paraId="4796C648" w14:textId="77777777" w:rsidR="00CF5DFE" w:rsidRDefault="00000000">
      <w:r>
        <w:rPr>
          <w:b/>
          <w:color w:val="16243B"/>
          <w:sz w:val="28"/>
        </w:rPr>
        <w:lastRenderedPageBreak/>
        <w:t>Logging sheet — Pressure Testing</w:t>
      </w:r>
    </w:p>
    <w:p w14:paraId="7E41A540" w14:textId="77777777" w:rsidR="00CF5DFE" w:rsidRDefault="00000000">
      <w:pPr>
        <w:spacing w:after="80"/>
      </w:pPr>
      <w:r>
        <w:rPr>
          <w:sz w:val="20"/>
        </w:rPr>
        <w:t>Participant ID: __________    Train: ______    Date: ____________    Experimenter: __________</w:t>
      </w:r>
    </w:p>
    <w:p w14:paraId="376D7413" w14:textId="77777777" w:rsidR="00CF5DFE" w:rsidRDefault="00000000">
      <w:pPr>
        <w:spacing w:after="80"/>
      </w:pPr>
      <w:r>
        <w:rPr>
          <w:color w:val="555555"/>
          <w:sz w:val="18"/>
        </w:rPr>
        <w:t>Scale: 1 = Very low  ·  2 = Low  ·  3 = Moderate  ·  4 = High  ·  5 = Very high mental workload.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4320"/>
        <w:gridCol w:w="1584"/>
        <w:gridCol w:w="1008"/>
        <w:gridCol w:w="1872"/>
      </w:tblGrid>
      <w:tr w:rsidR="00CF5DFE" w14:paraId="719A54DF" w14:textId="77777777">
        <w:trPr>
          <w:jc w:val="center"/>
        </w:trPr>
        <w:tc>
          <w:tcPr>
            <w:tcW w:w="720" w:type="dxa"/>
            <w:shd w:val="clear" w:color="auto" w:fill="24344D"/>
          </w:tcPr>
          <w:p w14:paraId="7D0ABF10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24344D"/>
          </w:tcPr>
          <w:p w14:paraId="2050B191" w14:textId="77777777" w:rsidR="00CF5DFE" w:rsidRDefault="00000000">
            <w:r>
              <w:rPr>
                <w:b/>
                <w:color w:val="FFFFFF"/>
                <w:sz w:val="19"/>
              </w:rPr>
              <w:t>Step (brief)</w:t>
            </w:r>
          </w:p>
        </w:tc>
        <w:tc>
          <w:tcPr>
            <w:tcW w:w="1584" w:type="dxa"/>
            <w:shd w:val="clear" w:color="auto" w:fill="24344D"/>
          </w:tcPr>
          <w:p w14:paraId="52B8B8C1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Mental workload (1–5)</w:t>
            </w:r>
          </w:p>
        </w:tc>
        <w:tc>
          <w:tcPr>
            <w:tcW w:w="1008" w:type="dxa"/>
            <w:shd w:val="clear" w:color="auto" w:fill="24344D"/>
          </w:tcPr>
          <w:p w14:paraId="13949CFB" w14:textId="77777777" w:rsidR="00CF5DF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w="1872" w:type="dxa"/>
            <w:shd w:val="clear" w:color="auto" w:fill="24344D"/>
          </w:tcPr>
          <w:p w14:paraId="47570CFE" w14:textId="77777777" w:rsidR="00CF5DFE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F5DFE" w14:paraId="638526DF" w14:textId="77777777">
        <w:trPr>
          <w:jc w:val="center"/>
        </w:trPr>
        <w:tc>
          <w:tcPr>
            <w:tcW w:w="720" w:type="dxa"/>
          </w:tcPr>
          <w:p w14:paraId="48B6DEBB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320" w:type="dxa"/>
          </w:tcPr>
          <w:p w14:paraId="2A8B7F2E" w14:textId="77777777" w:rsidR="00CF5DFE" w:rsidRDefault="00000000">
            <w:r>
              <w:rPr>
                <w:sz w:val="18"/>
              </w:rPr>
              <w:t>Notify Control Room.</w:t>
            </w:r>
          </w:p>
        </w:tc>
        <w:tc>
          <w:tcPr>
            <w:tcW w:w="1584" w:type="dxa"/>
          </w:tcPr>
          <w:p w14:paraId="449AD9FB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03A95CF6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135FF6A0" w14:textId="77777777" w:rsidR="00CF5DFE" w:rsidRDefault="00CF5DFE"/>
        </w:tc>
      </w:tr>
      <w:tr w:rsidR="00CF5DFE" w14:paraId="3DC18282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0631358C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320" w:type="dxa"/>
            <w:shd w:val="clear" w:color="auto" w:fill="F2F6FA"/>
          </w:tcPr>
          <w:p w14:paraId="28DFEAFE" w14:textId="77777777" w:rsidR="00CF5DFE" w:rsidRDefault="00000000">
            <w:r>
              <w:rPr>
                <w:sz w:val="18"/>
              </w:rPr>
              <w:t>Have CRO place PST-111 in Override/Bypass.</w:t>
            </w:r>
          </w:p>
        </w:tc>
        <w:tc>
          <w:tcPr>
            <w:tcW w:w="1584" w:type="dxa"/>
            <w:shd w:val="clear" w:color="auto" w:fill="F2F6FA"/>
          </w:tcPr>
          <w:p w14:paraId="3146CF6B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048FF7BE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221FEC86" w14:textId="77777777" w:rsidR="00CF5DFE" w:rsidRDefault="00CF5DFE"/>
        </w:tc>
      </w:tr>
      <w:tr w:rsidR="00CF5DFE" w14:paraId="6418ECC0" w14:textId="77777777">
        <w:trPr>
          <w:jc w:val="center"/>
        </w:trPr>
        <w:tc>
          <w:tcPr>
            <w:tcW w:w="720" w:type="dxa"/>
          </w:tcPr>
          <w:p w14:paraId="43B8870C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4320" w:type="dxa"/>
          </w:tcPr>
          <w:p w14:paraId="1921BEB0" w14:textId="77777777" w:rsidR="00CF5DFE" w:rsidRDefault="00000000">
            <w:r>
              <w:rPr>
                <w:sz w:val="18"/>
              </w:rPr>
              <w:t>Close PST-111 isolation valves.</w:t>
            </w:r>
          </w:p>
        </w:tc>
        <w:tc>
          <w:tcPr>
            <w:tcW w:w="1584" w:type="dxa"/>
          </w:tcPr>
          <w:p w14:paraId="3E9D2BEC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2EAAC93D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68F6EE18" w14:textId="77777777" w:rsidR="00CF5DFE" w:rsidRDefault="00CF5DFE"/>
        </w:tc>
      </w:tr>
      <w:tr w:rsidR="00CF5DFE" w14:paraId="620AF6DC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2B3F8061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4320" w:type="dxa"/>
            <w:shd w:val="clear" w:color="auto" w:fill="F2F6FA"/>
          </w:tcPr>
          <w:p w14:paraId="3E2CE207" w14:textId="77777777" w:rsidR="00CF5DFE" w:rsidRDefault="00000000">
            <w:r>
              <w:rPr>
                <w:sz w:val="18"/>
              </w:rPr>
              <w:t>Make sure test connection is depressured.</w:t>
            </w:r>
          </w:p>
        </w:tc>
        <w:tc>
          <w:tcPr>
            <w:tcW w:w="1584" w:type="dxa"/>
            <w:shd w:val="clear" w:color="auto" w:fill="F2F6FA"/>
          </w:tcPr>
          <w:p w14:paraId="5AE809BF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12CAD11C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09C4E828" w14:textId="77777777" w:rsidR="00CF5DFE" w:rsidRDefault="00CF5DFE"/>
        </w:tc>
      </w:tr>
      <w:tr w:rsidR="00CF5DFE" w14:paraId="73AC6BE5" w14:textId="77777777">
        <w:trPr>
          <w:jc w:val="center"/>
        </w:trPr>
        <w:tc>
          <w:tcPr>
            <w:tcW w:w="720" w:type="dxa"/>
          </w:tcPr>
          <w:p w14:paraId="59AD35D4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4320" w:type="dxa"/>
          </w:tcPr>
          <w:p w14:paraId="64F6F309" w14:textId="77777777" w:rsidR="00CF5DFE" w:rsidRDefault="00000000">
            <w:r>
              <w:rPr>
                <w:sz w:val="18"/>
              </w:rPr>
              <w:t>Connect external pressure testing source.</w:t>
            </w:r>
          </w:p>
        </w:tc>
        <w:tc>
          <w:tcPr>
            <w:tcW w:w="1584" w:type="dxa"/>
          </w:tcPr>
          <w:p w14:paraId="70D6851F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70BDE2D5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3FB3E6DC" w14:textId="77777777" w:rsidR="00CF5DFE" w:rsidRDefault="00CF5DFE"/>
        </w:tc>
      </w:tr>
      <w:tr w:rsidR="00CF5DFE" w14:paraId="69771EF6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38B43890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4320" w:type="dxa"/>
            <w:shd w:val="clear" w:color="auto" w:fill="F2F6FA"/>
          </w:tcPr>
          <w:p w14:paraId="74EAB644" w14:textId="77777777" w:rsidR="00CF5DFE" w:rsidRDefault="00000000">
            <w:r>
              <w:rPr>
                <w:sz w:val="18"/>
              </w:rPr>
              <w:t>Increase test pressure until PSH is tripped.</w:t>
            </w:r>
          </w:p>
        </w:tc>
        <w:tc>
          <w:tcPr>
            <w:tcW w:w="1584" w:type="dxa"/>
            <w:shd w:val="clear" w:color="auto" w:fill="F2F6FA"/>
          </w:tcPr>
          <w:p w14:paraId="6B5F3341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3E3E3BD3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7489E730" w14:textId="77777777" w:rsidR="00CF5DFE" w:rsidRDefault="00CF5DFE"/>
        </w:tc>
      </w:tr>
      <w:tr w:rsidR="00CF5DFE" w14:paraId="4AF7040B" w14:textId="77777777">
        <w:trPr>
          <w:jc w:val="center"/>
        </w:trPr>
        <w:tc>
          <w:tcPr>
            <w:tcW w:w="720" w:type="dxa"/>
          </w:tcPr>
          <w:p w14:paraId="19EBAD65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4320" w:type="dxa"/>
          </w:tcPr>
          <w:p w14:paraId="0167AFFF" w14:textId="77777777" w:rsidR="00CF5DFE" w:rsidRDefault="00000000">
            <w:r>
              <w:rPr>
                <w:sz w:val="18"/>
              </w:rPr>
              <w:t>Reduce pressure until PSH is reset.</w:t>
            </w:r>
          </w:p>
        </w:tc>
        <w:tc>
          <w:tcPr>
            <w:tcW w:w="1584" w:type="dxa"/>
          </w:tcPr>
          <w:p w14:paraId="01D774E0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41AB616F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66C5BD2B" w14:textId="77777777" w:rsidR="00CF5DFE" w:rsidRDefault="00CF5DFE"/>
        </w:tc>
      </w:tr>
      <w:tr w:rsidR="00CF5DFE" w14:paraId="16D0313F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016309A5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4320" w:type="dxa"/>
            <w:shd w:val="clear" w:color="auto" w:fill="F2F6FA"/>
          </w:tcPr>
          <w:p w14:paraId="4F75A4C8" w14:textId="77777777" w:rsidR="00CF5DFE" w:rsidRDefault="00000000">
            <w:r>
              <w:rPr>
                <w:sz w:val="18"/>
              </w:rPr>
              <w:t>Reduce test pressure until PSL is tripped.</w:t>
            </w:r>
          </w:p>
        </w:tc>
        <w:tc>
          <w:tcPr>
            <w:tcW w:w="1584" w:type="dxa"/>
            <w:shd w:val="clear" w:color="auto" w:fill="F2F6FA"/>
          </w:tcPr>
          <w:p w14:paraId="6F3F5C14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6CBC653F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12851701" w14:textId="77777777" w:rsidR="00CF5DFE" w:rsidRDefault="00CF5DFE"/>
        </w:tc>
      </w:tr>
      <w:tr w:rsidR="00CF5DFE" w14:paraId="44E8B9C6" w14:textId="77777777">
        <w:trPr>
          <w:jc w:val="center"/>
        </w:trPr>
        <w:tc>
          <w:tcPr>
            <w:tcW w:w="720" w:type="dxa"/>
          </w:tcPr>
          <w:p w14:paraId="4BFDF3FC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4320" w:type="dxa"/>
          </w:tcPr>
          <w:p w14:paraId="6885E9EE" w14:textId="77777777" w:rsidR="00CF5DFE" w:rsidRDefault="00000000">
            <w:r>
              <w:rPr>
                <w:sz w:val="18"/>
              </w:rPr>
              <w:t>Reduce test pressure completely.</w:t>
            </w:r>
          </w:p>
        </w:tc>
        <w:tc>
          <w:tcPr>
            <w:tcW w:w="1584" w:type="dxa"/>
          </w:tcPr>
          <w:p w14:paraId="746C3210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75C99183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50E0389D" w14:textId="77777777" w:rsidR="00CF5DFE" w:rsidRDefault="00CF5DFE"/>
        </w:tc>
      </w:tr>
      <w:tr w:rsidR="00CF5DFE" w14:paraId="4E1C17F9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2F2BB97F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20" w:type="dxa"/>
            <w:shd w:val="clear" w:color="auto" w:fill="F2F6FA"/>
          </w:tcPr>
          <w:p w14:paraId="3B780B70" w14:textId="77777777" w:rsidR="00CF5DFE" w:rsidRDefault="00000000">
            <w:r>
              <w:rPr>
                <w:sz w:val="18"/>
              </w:rPr>
              <w:t>Disconnect test pressure source. (Close test valve if req…</w:t>
            </w:r>
          </w:p>
        </w:tc>
        <w:tc>
          <w:tcPr>
            <w:tcW w:w="1584" w:type="dxa"/>
            <w:shd w:val="clear" w:color="auto" w:fill="F2F6FA"/>
          </w:tcPr>
          <w:p w14:paraId="075B9A6A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603F7600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7D9EBF41" w14:textId="77777777" w:rsidR="00CF5DFE" w:rsidRDefault="00CF5DFE"/>
        </w:tc>
      </w:tr>
      <w:tr w:rsidR="00CF5DFE" w14:paraId="4CA6BD56" w14:textId="77777777">
        <w:trPr>
          <w:jc w:val="center"/>
        </w:trPr>
        <w:tc>
          <w:tcPr>
            <w:tcW w:w="720" w:type="dxa"/>
          </w:tcPr>
          <w:p w14:paraId="26D092EF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20" w:type="dxa"/>
          </w:tcPr>
          <w:p w14:paraId="2AA1AEBF" w14:textId="77777777" w:rsidR="00CF5DFE" w:rsidRDefault="00000000">
            <w:r>
              <w:rPr>
                <w:sz w:val="18"/>
              </w:rPr>
              <w:t>Open PST-111 isolation valve.</w:t>
            </w:r>
          </w:p>
        </w:tc>
        <w:tc>
          <w:tcPr>
            <w:tcW w:w="1584" w:type="dxa"/>
          </w:tcPr>
          <w:p w14:paraId="17B999A6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46483AFD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5C0BD2E7" w14:textId="77777777" w:rsidR="00CF5DFE" w:rsidRDefault="00CF5DFE"/>
        </w:tc>
      </w:tr>
      <w:tr w:rsidR="00CF5DFE" w14:paraId="098B4B15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33BA68C8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320" w:type="dxa"/>
            <w:shd w:val="clear" w:color="auto" w:fill="F2F6FA"/>
          </w:tcPr>
          <w:p w14:paraId="115280A6" w14:textId="77777777" w:rsidR="00CF5DFE" w:rsidRDefault="00000000">
            <w:r>
              <w:rPr>
                <w:sz w:val="18"/>
              </w:rPr>
              <w:t>Verify Pressure increases to safe operating limits of PST.</w:t>
            </w:r>
          </w:p>
        </w:tc>
        <w:tc>
          <w:tcPr>
            <w:tcW w:w="1584" w:type="dxa"/>
            <w:shd w:val="clear" w:color="auto" w:fill="F2F6FA"/>
          </w:tcPr>
          <w:p w14:paraId="251E186E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0E9BE950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0E526221" w14:textId="77777777" w:rsidR="00CF5DFE" w:rsidRDefault="00CF5DFE"/>
        </w:tc>
      </w:tr>
      <w:tr w:rsidR="00CF5DFE" w14:paraId="106042D0" w14:textId="77777777">
        <w:trPr>
          <w:jc w:val="center"/>
        </w:trPr>
        <w:tc>
          <w:tcPr>
            <w:tcW w:w="720" w:type="dxa"/>
          </w:tcPr>
          <w:p w14:paraId="3FCC15DB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320" w:type="dxa"/>
          </w:tcPr>
          <w:p w14:paraId="136F595D" w14:textId="77777777" w:rsidR="00CF5DFE" w:rsidRDefault="00000000">
            <w:r>
              <w:rPr>
                <w:sz w:val="18"/>
              </w:rPr>
              <w:t>Remove Override/Bypass</w:t>
            </w:r>
          </w:p>
        </w:tc>
        <w:tc>
          <w:tcPr>
            <w:tcW w:w="1584" w:type="dxa"/>
          </w:tcPr>
          <w:p w14:paraId="31C4005B" w14:textId="77777777" w:rsidR="00CF5DFE" w:rsidRDefault="00CF5DFE">
            <w:pPr>
              <w:jc w:val="center"/>
            </w:pPr>
          </w:p>
        </w:tc>
        <w:tc>
          <w:tcPr>
            <w:tcW w:w="1008" w:type="dxa"/>
          </w:tcPr>
          <w:p w14:paraId="474E660B" w14:textId="77777777" w:rsidR="00CF5DFE" w:rsidRDefault="00CF5DFE">
            <w:pPr>
              <w:jc w:val="center"/>
            </w:pPr>
          </w:p>
        </w:tc>
        <w:tc>
          <w:tcPr>
            <w:tcW w:w="1872" w:type="dxa"/>
          </w:tcPr>
          <w:p w14:paraId="25AD9CAC" w14:textId="77777777" w:rsidR="00CF5DFE" w:rsidRDefault="00CF5DFE"/>
        </w:tc>
      </w:tr>
      <w:tr w:rsidR="00CF5DFE" w14:paraId="3F1198CF" w14:textId="77777777">
        <w:trPr>
          <w:jc w:val="center"/>
        </w:trPr>
        <w:tc>
          <w:tcPr>
            <w:tcW w:w="720" w:type="dxa"/>
            <w:shd w:val="clear" w:color="auto" w:fill="F2F6FA"/>
          </w:tcPr>
          <w:p w14:paraId="57EFCE3F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320" w:type="dxa"/>
            <w:shd w:val="clear" w:color="auto" w:fill="F2F6FA"/>
          </w:tcPr>
          <w:p w14:paraId="25C838EE" w14:textId="77777777" w:rsidR="00CF5DFE" w:rsidRDefault="00000000">
            <w:r>
              <w:rPr>
                <w:sz w:val="18"/>
              </w:rPr>
              <w:t>Notify the Control Room Operator that equipment is ready…</w:t>
            </w:r>
          </w:p>
        </w:tc>
        <w:tc>
          <w:tcPr>
            <w:tcW w:w="1584" w:type="dxa"/>
            <w:shd w:val="clear" w:color="auto" w:fill="F2F6FA"/>
          </w:tcPr>
          <w:p w14:paraId="0D3CC779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F2F6FA"/>
          </w:tcPr>
          <w:p w14:paraId="6FBD2B98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F2F6FA"/>
          </w:tcPr>
          <w:p w14:paraId="473E60BA" w14:textId="77777777" w:rsidR="00CF5DFE" w:rsidRDefault="00CF5DFE"/>
        </w:tc>
      </w:tr>
      <w:tr w:rsidR="00CF5DFE" w14:paraId="28175244" w14:textId="77777777">
        <w:trPr>
          <w:jc w:val="center"/>
        </w:trPr>
        <w:tc>
          <w:tcPr>
            <w:tcW w:w="720" w:type="dxa"/>
            <w:shd w:val="clear" w:color="auto" w:fill="EAF2FB"/>
          </w:tcPr>
          <w:p w14:paraId="212023DA" w14:textId="77777777" w:rsidR="00CF5DFE" w:rsidRDefault="00000000">
            <w:pPr>
              <w:jc w:val="center"/>
            </w:pPr>
            <w:r>
              <w:rPr>
                <w:b/>
                <w:sz w:val="20"/>
              </w:rPr>
              <w:t>End</w:t>
            </w:r>
          </w:p>
        </w:tc>
        <w:tc>
          <w:tcPr>
            <w:tcW w:w="4320" w:type="dxa"/>
            <w:shd w:val="clear" w:color="auto" w:fill="EAF2FB"/>
          </w:tcPr>
          <w:p w14:paraId="690C3630" w14:textId="77777777" w:rsidR="00CF5DFE" w:rsidRDefault="00000000">
            <w:r>
              <w:rPr>
                <w:b/>
                <w:sz w:val="18"/>
              </w:rPr>
              <w:t>Overall mental workload for the whole procedure</w:t>
            </w:r>
          </w:p>
        </w:tc>
        <w:tc>
          <w:tcPr>
            <w:tcW w:w="1584" w:type="dxa"/>
            <w:shd w:val="clear" w:color="auto" w:fill="EAF2FB"/>
          </w:tcPr>
          <w:p w14:paraId="1487C108" w14:textId="77777777" w:rsidR="00CF5DFE" w:rsidRDefault="00CF5DFE">
            <w:pPr>
              <w:jc w:val="center"/>
            </w:pPr>
          </w:p>
        </w:tc>
        <w:tc>
          <w:tcPr>
            <w:tcW w:w="1008" w:type="dxa"/>
            <w:shd w:val="clear" w:color="auto" w:fill="EAF2FB"/>
          </w:tcPr>
          <w:p w14:paraId="37051178" w14:textId="77777777" w:rsidR="00CF5DFE" w:rsidRDefault="00CF5DFE">
            <w:pPr>
              <w:jc w:val="center"/>
            </w:pPr>
          </w:p>
        </w:tc>
        <w:tc>
          <w:tcPr>
            <w:tcW w:w="1872" w:type="dxa"/>
            <w:shd w:val="clear" w:color="auto" w:fill="EAF2FB"/>
          </w:tcPr>
          <w:p w14:paraId="587BFFF5" w14:textId="77777777" w:rsidR="00CF5DFE" w:rsidRDefault="00CF5DFE"/>
        </w:tc>
      </w:tr>
    </w:tbl>
    <w:p w14:paraId="21BBC2A3" w14:textId="571C9E0E" w:rsidR="00CF5DFE" w:rsidDel="00605EA0" w:rsidRDefault="00000000">
      <w:pPr>
        <w:spacing w:after="40"/>
        <w:rPr>
          <w:del w:id="10" w:author="Zahabi, Maryam" w:date="2026-06-04T15:59:00Z" w16du:dateUtc="2026-06-04T20:59:00Z"/>
        </w:rPr>
      </w:pPr>
      <w:del w:id="11" w:author="Zahabi, Maryam" w:date="2026-06-04T15:59:00Z" w16du:dateUtc="2026-06-04T20:59:00Z">
        <w:r w:rsidDel="00605EA0">
          <w:rPr>
            <w:i/>
            <w:color w:val="555555"/>
            <w:sz w:val="18"/>
          </w:rPr>
          <w:delText>Reminder: administer the full NASA-TLX / Raw-TLX once after this sheet is complete.</w:delText>
        </w:r>
      </w:del>
    </w:p>
    <w:p w14:paraId="3B26A914" w14:textId="77777777" w:rsidR="00CF5DFE" w:rsidRDefault="00000000">
      <w:r>
        <w:br w:type="page"/>
      </w:r>
    </w:p>
    <w:p w14:paraId="55313124" w14:textId="3D4F512A" w:rsidR="00CF5DFE" w:rsidDel="00605EA0" w:rsidRDefault="00000000">
      <w:pPr>
        <w:spacing w:before="200" w:after="60"/>
        <w:rPr>
          <w:del w:id="12" w:author="Zahabi, Maryam" w:date="2026-06-04T15:59:00Z" w16du:dateUtc="2026-06-04T20:59:00Z"/>
        </w:rPr>
      </w:pPr>
      <w:del w:id="13" w:author="Zahabi, Maryam" w:date="2026-06-04T15:59:00Z" w16du:dateUtc="2026-06-04T20:59:00Z">
        <w:r w:rsidDel="00605EA0">
          <w:rPr>
            <w:b/>
            <w:color w:val="16243B"/>
            <w:sz w:val="26"/>
          </w:rPr>
          <w:lastRenderedPageBreak/>
          <w:delText>For the researcher — scoring, mapping, and notes</w:delText>
        </w:r>
      </w:del>
    </w:p>
    <w:p w14:paraId="5B3719DA" w14:textId="66ED5967" w:rsidR="00CF5DFE" w:rsidDel="00605EA0" w:rsidRDefault="00000000">
      <w:pPr>
        <w:spacing w:after="120"/>
        <w:rPr>
          <w:del w:id="14" w:author="Zahabi, Maryam" w:date="2026-06-04T15:59:00Z" w16du:dateUtc="2026-06-04T20:59:00Z"/>
        </w:rPr>
      </w:pPr>
      <w:del w:id="15" w:author="Zahabi, Maryam" w:date="2026-06-04T15:59:00Z" w16du:dateUtc="2026-06-04T20:59:00Z">
        <w:r w:rsidDel="00605EA0">
          <w:rPr>
            <w:i/>
            <w:color w:val="555555"/>
          </w:rPr>
          <w:delText>This page is not shown to participants.</w:delText>
        </w:r>
      </w:del>
    </w:p>
    <w:p w14:paraId="6BE7AFFC" w14:textId="1BD55E09" w:rsidR="00CF5DFE" w:rsidDel="00605EA0" w:rsidRDefault="00000000">
      <w:pPr>
        <w:spacing w:before="120" w:after="60"/>
        <w:rPr>
          <w:del w:id="16" w:author="Zahabi, Maryam" w:date="2026-06-04T15:59:00Z" w16du:dateUtc="2026-06-04T20:59:00Z"/>
        </w:rPr>
      </w:pPr>
      <w:del w:id="17" w:author="Zahabi, Maryam" w:date="2026-06-04T15:59:00Z" w16du:dateUtc="2026-06-04T20:59:00Z">
        <w:r w:rsidDel="00605EA0">
          <w:rPr>
            <w:b/>
            <w:color w:val="16243B"/>
            <w:sz w:val="22"/>
          </w:rPr>
          <w:delText>Using the ratings</w:delText>
        </w:r>
      </w:del>
    </w:p>
    <w:p w14:paraId="3257570D" w14:textId="0A34A154" w:rsidR="00CF5DFE" w:rsidDel="00605EA0" w:rsidRDefault="00000000">
      <w:pPr>
        <w:pStyle w:val="ListBullet"/>
        <w:rPr>
          <w:del w:id="18" w:author="Zahabi, Maryam" w:date="2026-06-04T15:59:00Z" w16du:dateUtc="2026-06-04T20:59:00Z"/>
        </w:rPr>
      </w:pPr>
      <w:del w:id="19" w:author="Zahabi, Maryam" w:date="2026-06-04T15:59:00Z" w16du:dateUtc="2026-06-04T20:59:00Z">
        <w:r w:rsidDel="00605EA0">
          <w:delText>Each step yields one mental-workload value (1–5) per operator, time-stamped and keyed to the step number — aligning directly to the model's per-step prediction.</w:delText>
        </w:r>
      </w:del>
    </w:p>
    <w:p w14:paraId="5BB354FA" w14:textId="2F2BC9AF" w:rsidR="00CF5DFE" w:rsidDel="00605EA0" w:rsidRDefault="00000000">
      <w:pPr>
        <w:pStyle w:val="ListBullet"/>
        <w:rPr>
          <w:del w:id="20" w:author="Zahabi, Maryam" w:date="2026-06-04T15:59:00Z" w16du:dateUtc="2026-06-04T20:59:00Z"/>
        </w:rPr>
      </w:pPr>
      <w:del w:id="21" w:author="Zahabi, Maryam" w:date="2026-06-04T15:59:00Z" w16du:dateUtc="2026-06-04T20:59:00Z">
        <w:r w:rsidDel="00605EA0">
          <w:delText>Decide the analysis rule in ADVANCE (pre-register it):</w:delText>
        </w:r>
      </w:del>
    </w:p>
    <w:p w14:paraId="09CFF110" w14:textId="15403637" w:rsidR="00CF5DFE" w:rsidDel="00605EA0" w:rsidRDefault="00000000">
      <w:pPr>
        <w:pStyle w:val="ListBullet"/>
        <w:rPr>
          <w:del w:id="22" w:author="Zahabi, Maryam" w:date="2026-06-04T15:59:00Z" w16du:dateUtc="2026-06-04T20:59:00Z"/>
        </w:rPr>
      </w:pPr>
      <w:del w:id="23" w:author="Zahabi, Maryam" w:date="2026-06-04T15:59:00Z" w16du:dateUtc="2026-06-04T20:59:00Z">
        <w:r w:rsidDel="00605EA0">
          <w:delText xml:space="preserve">    · Ordinal (recommended): correlate the 1–5 rating with the model's P(high) using Spearman's ρ — uses the full resolution and avoids an arbitrary cut.</w:delText>
        </w:r>
      </w:del>
    </w:p>
    <w:p w14:paraId="095F980E" w14:textId="6E35B3C5" w:rsidR="00CF5DFE" w:rsidDel="00605EA0" w:rsidRDefault="00000000">
      <w:pPr>
        <w:pStyle w:val="ListBullet"/>
        <w:rPr>
          <w:del w:id="24" w:author="Zahabi, Maryam" w:date="2026-06-04T15:59:00Z" w16du:dateUtc="2026-06-04T20:59:00Z"/>
        </w:rPr>
      </w:pPr>
      <w:del w:id="25" w:author="Zahabi, Maryam" w:date="2026-06-04T15:59:00Z" w16du:dateUtc="2026-06-04T20:59:00Z">
        <w:r w:rsidDel="00605EA0">
          <w:delText xml:space="preserve">    · Binary (to match the 2-class model): e.g., 1–2 = low, 4–5 = high, and decide up front how to treat 3 (drop, or fold into the nearer class). Then report accuracy / Cohen's κ vs. the model's low/high.</w:delText>
        </w:r>
      </w:del>
    </w:p>
    <w:p w14:paraId="33590F21" w14:textId="009A76B3" w:rsidR="00CF5DFE" w:rsidDel="00605EA0" w:rsidRDefault="00000000">
      <w:pPr>
        <w:pStyle w:val="ListBullet"/>
        <w:rPr>
          <w:del w:id="26" w:author="Zahabi, Maryam" w:date="2026-06-04T15:59:00Z" w16du:dateUtc="2026-06-04T20:59:00Z"/>
        </w:rPr>
      </w:pPr>
      <w:del w:id="27" w:author="Zahabi, Maryam" w:date="2026-06-04T15:59:00Z" w16du:dateUtc="2026-06-04T20:59:00Z">
        <w:r w:rsidDel="00605EA0">
          <w:delText>A single item has no internal-consistency (Cronbach's α) — that is an accepted trade-off for in-task scales. Report sensitivity (does it separate easy vs. hard steps?) instead.</w:delText>
        </w:r>
      </w:del>
    </w:p>
    <w:p w14:paraId="7AA627BF" w14:textId="60EA2FE0" w:rsidR="00CF5DFE" w:rsidDel="00605EA0" w:rsidRDefault="00000000">
      <w:pPr>
        <w:pStyle w:val="ListBullet"/>
        <w:rPr>
          <w:del w:id="28" w:author="Zahabi, Maryam" w:date="2026-06-04T15:59:00Z" w16du:dateUtc="2026-06-04T20:59:00Z"/>
        </w:rPr>
      </w:pPr>
      <w:del w:id="29" w:author="Zahabi, Maryam" w:date="2026-06-04T15:59:00Z" w16du:dateUtc="2026-06-04T20:59:00Z">
        <w:r w:rsidDel="00605EA0">
          <w:delText>Watch for probe reactivity: asking after every step can itself nudge workload. Asking only at the step boundary, with one quick question, keeps this small.</w:delText>
        </w:r>
      </w:del>
    </w:p>
    <w:p w14:paraId="534FC485" w14:textId="6C7714E0" w:rsidR="00CF5DFE" w:rsidDel="00605EA0" w:rsidRDefault="00000000">
      <w:pPr>
        <w:spacing w:before="120" w:after="60"/>
        <w:rPr>
          <w:del w:id="30" w:author="Zahabi, Maryam" w:date="2026-06-04T15:59:00Z" w16du:dateUtc="2026-06-04T20:59:00Z"/>
        </w:rPr>
      </w:pPr>
      <w:del w:id="31" w:author="Zahabi, Maryam" w:date="2026-06-04T15:59:00Z" w16du:dateUtc="2026-06-04T20:59:00Z">
        <w:r w:rsidDel="00605EA0">
          <w:rPr>
            <w:b/>
            <w:color w:val="16243B"/>
            <w:sz w:val="22"/>
          </w:rPr>
          <w:delText>Why a single 1–5 item (not full NASA-TLX per step)</w:delText>
        </w:r>
      </w:del>
    </w:p>
    <w:p w14:paraId="3632FF27" w14:textId="60108BF7" w:rsidR="00CF5DFE" w:rsidDel="00605EA0" w:rsidRDefault="00000000">
      <w:pPr>
        <w:spacing w:after="120"/>
        <w:rPr>
          <w:del w:id="32" w:author="Zahabi, Maryam" w:date="2026-06-04T15:59:00Z" w16du:dateUtc="2026-06-04T20:59:00Z"/>
        </w:rPr>
      </w:pPr>
      <w:del w:id="33" w:author="Zahabi, Maryam" w:date="2026-06-04T15:59:00Z" w16du:dateUtc="2026-06-04T20:59:00Z">
        <w:r w:rsidDel="00605EA0">
          <w:delText>The adaptive system targets mental workload specifically — one sub-dimension of NASA-TLX — so a single mental-workload item is a cleaner construct match, not a weaker one. It is also fast enough to use after every step without disrupting a hazardous procedure, which a full 6-dimension TLX is not. The end-of-procedure TLX recovers the multidimensional picture.</w:delText>
        </w:r>
      </w:del>
    </w:p>
    <w:p w14:paraId="5D735707" w14:textId="77777777" w:rsidR="00CF5DFE" w:rsidRDefault="00000000">
      <w:pPr>
        <w:spacing w:before="120" w:after="60"/>
      </w:pPr>
      <w:r>
        <w:rPr>
          <w:b/>
          <w:color w:val="16243B"/>
          <w:sz w:val="22"/>
        </w:rPr>
        <w:t>References</w:t>
      </w:r>
    </w:p>
    <w:p w14:paraId="2CDE9BE8" w14:textId="77777777" w:rsidR="00CF5DFE" w:rsidRDefault="00000000">
      <w:pPr>
        <w:spacing w:after="60"/>
      </w:pPr>
      <w:r>
        <w:rPr>
          <w:sz w:val="19"/>
        </w:rPr>
        <w:t>Tattersall, A. J., &amp; Foord, P. S. (1996). An experimental evaluation of instantaneous self-assessment as a measure of workload. Ergonomics, 39(5), 740–748. (ISA — the 1–5 in-task workload approach.)</w:t>
      </w:r>
    </w:p>
    <w:p w14:paraId="730FF07D" w14:textId="77777777" w:rsidR="00CF5DFE" w:rsidRDefault="00000000">
      <w:pPr>
        <w:spacing w:after="60"/>
      </w:pPr>
      <w:r>
        <w:rPr>
          <w:sz w:val="19"/>
        </w:rPr>
        <w:t>Zijlstra, F. R. H. (1993). Efficiency in work behaviour: A design approach for modern tools. (RSME / SMEQ — single-scale mental-effort alternative.)</w:t>
      </w:r>
    </w:p>
    <w:p w14:paraId="4589EA1D" w14:textId="77777777" w:rsidR="00CF5DFE" w:rsidRDefault="00000000">
      <w:pPr>
        <w:spacing w:after="120"/>
      </w:pPr>
      <w:r>
        <w:rPr>
          <w:sz w:val="19"/>
        </w:rPr>
        <w:t>Hart, S. G., &amp; Staveland, L. E. (1988). Development of NASA-TLX. Advances in Psychology, 52, 139–183. (End-of-procedure multidimensional measure.)</w:t>
      </w:r>
    </w:p>
    <w:sectPr w:rsidR="00CF5DF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38531">
    <w:abstractNumId w:val="8"/>
  </w:num>
  <w:num w:numId="2" w16cid:durableId="1837182707">
    <w:abstractNumId w:val="6"/>
  </w:num>
  <w:num w:numId="3" w16cid:durableId="1613436566">
    <w:abstractNumId w:val="5"/>
  </w:num>
  <w:num w:numId="4" w16cid:durableId="776874115">
    <w:abstractNumId w:val="4"/>
  </w:num>
  <w:num w:numId="5" w16cid:durableId="345521269">
    <w:abstractNumId w:val="7"/>
  </w:num>
  <w:num w:numId="6" w16cid:durableId="1307733863">
    <w:abstractNumId w:val="3"/>
  </w:num>
  <w:num w:numId="7" w16cid:durableId="183597195">
    <w:abstractNumId w:val="2"/>
  </w:num>
  <w:num w:numId="8" w16cid:durableId="265578813">
    <w:abstractNumId w:val="1"/>
  </w:num>
  <w:num w:numId="9" w16cid:durableId="13750017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habi, Maryam">
    <w15:presenceInfo w15:providerId="AD" w15:userId="S::mzahabi@tamu.edu::7b2e513a-d023-446d-8e19-4908d4423b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EA0"/>
    <w:rsid w:val="007858ED"/>
    <w:rsid w:val="00AA1D8D"/>
    <w:rsid w:val="00B47730"/>
    <w:rsid w:val="00CB0664"/>
    <w:rsid w:val="00CF5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551C5"/>
  <w14:defaultImageDpi w14:val="300"/>
  <w15:docId w15:val="{DC15F6C5-D554-4712-90EB-AA7119E4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605EA0"/>
    <w:pPr>
      <w:spacing w:after="0" w:line="240" w:lineRule="auto"/>
    </w:pPr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Zahabi, Maryam</cp:lastModifiedBy>
  <cp:revision>2</cp:revision>
  <dcterms:created xsi:type="dcterms:W3CDTF">2013-12-23T23:15:00Z</dcterms:created>
  <dcterms:modified xsi:type="dcterms:W3CDTF">2026-06-04T21:00:00Z</dcterms:modified>
  <cp:category/>
</cp:coreProperties>
</file>